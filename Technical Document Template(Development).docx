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ajorBidi" w:eastAsiaTheme="minorHAnsi" w:hAnsiTheme="majorBidi" w:cstheme="minorBidi"/>
          <w:color w:val="auto"/>
          <w:sz w:val="24"/>
          <w:szCs w:val="24"/>
          <w:lang w:val="en-GB"/>
        </w:rPr>
        <w:id w:val="-1744252508"/>
        <w:docPartObj>
          <w:docPartGallery w:val="Table of Contents"/>
          <w:docPartUnique/>
        </w:docPartObj>
      </w:sdtPr>
      <w:sdtEndPr>
        <w:rPr>
          <w:b/>
          <w:bCs/>
        </w:rPr>
      </w:sdtEndPr>
      <w:sdtContent>
        <w:p w14:paraId="32C12924" w14:textId="4A5C2502" w:rsidR="00BE1863" w:rsidRPr="006906D6" w:rsidRDefault="00BE1863">
          <w:pPr>
            <w:pStyle w:val="TOCHeading"/>
            <w:rPr>
              <w:rFonts w:asciiTheme="majorBidi" w:hAnsiTheme="majorBidi"/>
              <w:sz w:val="24"/>
              <w:szCs w:val="24"/>
            </w:rPr>
          </w:pPr>
          <w:r w:rsidRPr="006906D6">
            <w:rPr>
              <w:rFonts w:asciiTheme="majorBidi" w:hAnsiTheme="majorBidi"/>
              <w:sz w:val="24"/>
              <w:szCs w:val="24"/>
            </w:rPr>
            <w:t>Contents</w:t>
          </w:r>
        </w:p>
        <w:p w14:paraId="1E402A2F" w14:textId="1DF55331" w:rsidR="00EC2CE5" w:rsidRDefault="00BE1863">
          <w:pPr>
            <w:pStyle w:val="TOC1"/>
            <w:tabs>
              <w:tab w:val="right" w:leader="dot" w:pos="9016"/>
            </w:tabs>
            <w:rPr>
              <w:rFonts w:eastAsiaTheme="minorEastAsia"/>
              <w:noProof/>
              <w:kern w:val="2"/>
              <w:sz w:val="24"/>
              <w:szCs w:val="24"/>
              <w:lang w:val="en-US"/>
              <w14:ligatures w14:val="standardContextual"/>
            </w:rPr>
          </w:pPr>
          <w:r w:rsidRPr="006906D6">
            <w:rPr>
              <w:rFonts w:asciiTheme="majorBidi" w:hAnsiTheme="majorBidi" w:cstheme="majorBidi"/>
              <w:sz w:val="24"/>
              <w:szCs w:val="24"/>
            </w:rPr>
            <w:fldChar w:fldCharType="begin"/>
          </w:r>
          <w:r w:rsidRPr="006906D6">
            <w:rPr>
              <w:rFonts w:asciiTheme="majorBidi" w:hAnsiTheme="majorBidi" w:cstheme="majorBidi"/>
              <w:sz w:val="24"/>
              <w:szCs w:val="24"/>
            </w:rPr>
            <w:instrText xml:space="preserve"> TOC \o "1-3" \h \z \u </w:instrText>
          </w:r>
          <w:r w:rsidRPr="006906D6">
            <w:rPr>
              <w:rFonts w:asciiTheme="majorBidi" w:hAnsiTheme="majorBidi" w:cstheme="majorBidi"/>
              <w:sz w:val="24"/>
              <w:szCs w:val="24"/>
            </w:rPr>
            <w:fldChar w:fldCharType="separate"/>
          </w:r>
          <w:hyperlink w:anchor="_Toc176174687" w:history="1">
            <w:r w:rsidR="00EC2CE5" w:rsidRPr="001E36F9">
              <w:rPr>
                <w:rStyle w:val="Hyperlink"/>
                <w:rFonts w:asciiTheme="majorBidi" w:hAnsiTheme="majorBidi"/>
                <w:noProof/>
              </w:rPr>
              <w:t>Technical Documentation</w:t>
            </w:r>
            <w:r w:rsidR="00EC2CE5">
              <w:rPr>
                <w:noProof/>
                <w:webHidden/>
              </w:rPr>
              <w:tab/>
            </w:r>
            <w:r w:rsidR="00EC2CE5">
              <w:rPr>
                <w:noProof/>
                <w:webHidden/>
              </w:rPr>
              <w:fldChar w:fldCharType="begin"/>
            </w:r>
            <w:r w:rsidR="00EC2CE5">
              <w:rPr>
                <w:noProof/>
                <w:webHidden/>
              </w:rPr>
              <w:instrText xml:space="preserve"> PAGEREF _Toc176174687 \h </w:instrText>
            </w:r>
            <w:r w:rsidR="00EC2CE5">
              <w:rPr>
                <w:noProof/>
                <w:webHidden/>
              </w:rPr>
            </w:r>
            <w:r w:rsidR="00EC2CE5">
              <w:rPr>
                <w:noProof/>
                <w:webHidden/>
              </w:rPr>
              <w:fldChar w:fldCharType="separate"/>
            </w:r>
            <w:r w:rsidR="00EC2CE5">
              <w:rPr>
                <w:noProof/>
                <w:webHidden/>
              </w:rPr>
              <w:t>2</w:t>
            </w:r>
            <w:r w:rsidR="00EC2CE5">
              <w:rPr>
                <w:noProof/>
                <w:webHidden/>
              </w:rPr>
              <w:fldChar w:fldCharType="end"/>
            </w:r>
          </w:hyperlink>
        </w:p>
        <w:p w14:paraId="1E9F105D" w14:textId="39FA2AA3" w:rsidR="00EC2CE5" w:rsidRDefault="00EC2CE5">
          <w:pPr>
            <w:pStyle w:val="TOC1"/>
            <w:tabs>
              <w:tab w:val="left" w:pos="440"/>
              <w:tab w:val="right" w:leader="dot" w:pos="9016"/>
            </w:tabs>
            <w:rPr>
              <w:rFonts w:eastAsiaTheme="minorEastAsia"/>
              <w:noProof/>
              <w:kern w:val="2"/>
              <w:sz w:val="24"/>
              <w:szCs w:val="24"/>
              <w:lang w:val="en-US"/>
              <w14:ligatures w14:val="standardContextual"/>
            </w:rPr>
          </w:pPr>
          <w:hyperlink w:anchor="_Toc176174688" w:history="1">
            <w:r w:rsidRPr="001E36F9">
              <w:rPr>
                <w:rStyle w:val="Hyperlink"/>
                <w:rFonts w:asciiTheme="majorBidi" w:hAnsiTheme="majorBidi"/>
                <w:noProof/>
              </w:rPr>
              <w:t>1</w:t>
            </w:r>
            <w:r>
              <w:rPr>
                <w:rFonts w:eastAsiaTheme="minorEastAsia"/>
                <w:noProof/>
                <w:kern w:val="2"/>
                <w:sz w:val="24"/>
                <w:szCs w:val="24"/>
                <w:lang w:val="en-US"/>
                <w14:ligatures w14:val="standardContextual"/>
              </w:rPr>
              <w:tab/>
            </w:r>
            <w:r w:rsidRPr="001E36F9">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_Toc176174688 \h </w:instrText>
            </w:r>
            <w:r>
              <w:rPr>
                <w:noProof/>
                <w:webHidden/>
              </w:rPr>
            </w:r>
            <w:r>
              <w:rPr>
                <w:noProof/>
                <w:webHidden/>
              </w:rPr>
              <w:fldChar w:fldCharType="separate"/>
            </w:r>
            <w:r>
              <w:rPr>
                <w:noProof/>
                <w:webHidden/>
              </w:rPr>
              <w:t>2</w:t>
            </w:r>
            <w:r>
              <w:rPr>
                <w:noProof/>
                <w:webHidden/>
              </w:rPr>
              <w:fldChar w:fldCharType="end"/>
            </w:r>
          </w:hyperlink>
        </w:p>
        <w:p w14:paraId="5743779B" w14:textId="1FFED2AD" w:rsidR="00EC2CE5" w:rsidRDefault="00EC2CE5">
          <w:pPr>
            <w:pStyle w:val="TOC1"/>
            <w:tabs>
              <w:tab w:val="left" w:pos="440"/>
              <w:tab w:val="right" w:leader="dot" w:pos="9016"/>
            </w:tabs>
            <w:rPr>
              <w:rFonts w:eastAsiaTheme="minorEastAsia"/>
              <w:noProof/>
              <w:kern w:val="2"/>
              <w:sz w:val="24"/>
              <w:szCs w:val="24"/>
              <w:lang w:val="en-US"/>
              <w14:ligatures w14:val="standardContextual"/>
            </w:rPr>
          </w:pPr>
          <w:hyperlink w:anchor="_Toc176174689" w:history="1">
            <w:r w:rsidRPr="001E36F9">
              <w:rPr>
                <w:rStyle w:val="Hyperlink"/>
                <w:rFonts w:asciiTheme="majorBidi" w:hAnsiTheme="majorBidi"/>
                <w:noProof/>
              </w:rPr>
              <w:t>2</w:t>
            </w:r>
            <w:r>
              <w:rPr>
                <w:rFonts w:eastAsiaTheme="minorEastAsia"/>
                <w:noProof/>
                <w:kern w:val="2"/>
                <w:sz w:val="24"/>
                <w:szCs w:val="24"/>
                <w:lang w:val="en-US"/>
                <w14:ligatures w14:val="standardContextual"/>
              </w:rPr>
              <w:tab/>
            </w:r>
            <w:r w:rsidRPr="001E36F9">
              <w:rPr>
                <w:rStyle w:val="Hyperlink"/>
                <w:rFonts w:asciiTheme="majorBidi" w:hAnsiTheme="majorBidi"/>
                <w:noProof/>
              </w:rPr>
              <w:t>Physical Schema</w:t>
            </w:r>
            <w:r>
              <w:rPr>
                <w:noProof/>
                <w:webHidden/>
              </w:rPr>
              <w:tab/>
            </w:r>
            <w:r>
              <w:rPr>
                <w:noProof/>
                <w:webHidden/>
              </w:rPr>
              <w:fldChar w:fldCharType="begin"/>
            </w:r>
            <w:r>
              <w:rPr>
                <w:noProof/>
                <w:webHidden/>
              </w:rPr>
              <w:instrText xml:space="preserve"> PAGEREF _Toc176174689 \h </w:instrText>
            </w:r>
            <w:r>
              <w:rPr>
                <w:noProof/>
                <w:webHidden/>
              </w:rPr>
            </w:r>
            <w:r>
              <w:rPr>
                <w:noProof/>
                <w:webHidden/>
              </w:rPr>
              <w:fldChar w:fldCharType="separate"/>
            </w:r>
            <w:r>
              <w:rPr>
                <w:noProof/>
                <w:webHidden/>
              </w:rPr>
              <w:t>2</w:t>
            </w:r>
            <w:r>
              <w:rPr>
                <w:noProof/>
                <w:webHidden/>
              </w:rPr>
              <w:fldChar w:fldCharType="end"/>
            </w:r>
          </w:hyperlink>
        </w:p>
        <w:p w14:paraId="52505B83" w14:textId="6AFAE511" w:rsidR="00EC2CE5" w:rsidRDefault="00EC2CE5">
          <w:pPr>
            <w:pStyle w:val="TOC1"/>
            <w:tabs>
              <w:tab w:val="left" w:pos="440"/>
              <w:tab w:val="right" w:leader="dot" w:pos="9016"/>
            </w:tabs>
            <w:rPr>
              <w:rFonts w:eastAsiaTheme="minorEastAsia"/>
              <w:noProof/>
              <w:kern w:val="2"/>
              <w:sz w:val="24"/>
              <w:szCs w:val="24"/>
              <w:lang w:val="en-US"/>
              <w14:ligatures w14:val="standardContextual"/>
            </w:rPr>
          </w:pPr>
          <w:hyperlink w:anchor="_Toc176174690" w:history="1">
            <w:r w:rsidRPr="001E36F9">
              <w:rPr>
                <w:rStyle w:val="Hyperlink"/>
                <w:rFonts w:asciiTheme="majorBidi" w:hAnsiTheme="majorBidi"/>
                <w:noProof/>
              </w:rPr>
              <w:t>3</w:t>
            </w:r>
            <w:r>
              <w:rPr>
                <w:rFonts w:eastAsiaTheme="minorEastAsia"/>
                <w:noProof/>
                <w:kern w:val="2"/>
                <w:sz w:val="24"/>
                <w:szCs w:val="24"/>
                <w:lang w:val="en-US"/>
                <w14:ligatures w14:val="standardContextual"/>
              </w:rPr>
              <w:tab/>
            </w:r>
            <w:r w:rsidRPr="001E36F9">
              <w:rPr>
                <w:rStyle w:val="Hyperlink"/>
                <w:rFonts w:asciiTheme="majorBidi" w:hAnsiTheme="majorBidi"/>
                <w:noProof/>
              </w:rPr>
              <w:t>Database Development</w:t>
            </w:r>
            <w:r>
              <w:rPr>
                <w:noProof/>
                <w:webHidden/>
              </w:rPr>
              <w:tab/>
            </w:r>
            <w:r>
              <w:rPr>
                <w:noProof/>
                <w:webHidden/>
              </w:rPr>
              <w:fldChar w:fldCharType="begin"/>
            </w:r>
            <w:r>
              <w:rPr>
                <w:noProof/>
                <w:webHidden/>
              </w:rPr>
              <w:instrText xml:space="preserve"> PAGEREF _Toc176174690 \h </w:instrText>
            </w:r>
            <w:r>
              <w:rPr>
                <w:noProof/>
                <w:webHidden/>
              </w:rPr>
            </w:r>
            <w:r>
              <w:rPr>
                <w:noProof/>
                <w:webHidden/>
              </w:rPr>
              <w:fldChar w:fldCharType="separate"/>
            </w:r>
            <w:r>
              <w:rPr>
                <w:noProof/>
                <w:webHidden/>
              </w:rPr>
              <w:t>3</w:t>
            </w:r>
            <w:r>
              <w:rPr>
                <w:noProof/>
                <w:webHidden/>
              </w:rPr>
              <w:fldChar w:fldCharType="end"/>
            </w:r>
          </w:hyperlink>
        </w:p>
        <w:p w14:paraId="6FD38123" w14:textId="3936B3EF"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691" w:history="1">
            <w:r w:rsidRPr="001E36F9">
              <w:rPr>
                <w:rStyle w:val="Hyperlink"/>
                <w:rFonts w:asciiTheme="majorBidi" w:hAnsiTheme="majorBidi"/>
                <w:noProof/>
              </w:rPr>
              <w:t>3.1</w:t>
            </w:r>
            <w:r>
              <w:rPr>
                <w:rFonts w:eastAsiaTheme="minorEastAsia"/>
                <w:noProof/>
                <w:kern w:val="2"/>
                <w:sz w:val="24"/>
                <w:szCs w:val="24"/>
                <w:lang w:val="en-US"/>
                <w14:ligatures w14:val="standardContextual"/>
              </w:rPr>
              <w:tab/>
            </w:r>
            <w:r w:rsidRPr="001E36F9">
              <w:rPr>
                <w:rStyle w:val="Hyperlink"/>
                <w:rFonts w:asciiTheme="majorBidi" w:hAnsiTheme="majorBidi"/>
                <w:noProof/>
              </w:rPr>
              <w:t>Database Overview</w:t>
            </w:r>
            <w:r>
              <w:rPr>
                <w:noProof/>
                <w:webHidden/>
              </w:rPr>
              <w:tab/>
            </w:r>
            <w:r>
              <w:rPr>
                <w:noProof/>
                <w:webHidden/>
              </w:rPr>
              <w:fldChar w:fldCharType="begin"/>
            </w:r>
            <w:r>
              <w:rPr>
                <w:noProof/>
                <w:webHidden/>
              </w:rPr>
              <w:instrText xml:space="preserve"> PAGEREF _Toc176174691 \h </w:instrText>
            </w:r>
            <w:r>
              <w:rPr>
                <w:noProof/>
                <w:webHidden/>
              </w:rPr>
            </w:r>
            <w:r>
              <w:rPr>
                <w:noProof/>
                <w:webHidden/>
              </w:rPr>
              <w:fldChar w:fldCharType="separate"/>
            </w:r>
            <w:r>
              <w:rPr>
                <w:noProof/>
                <w:webHidden/>
              </w:rPr>
              <w:t>3</w:t>
            </w:r>
            <w:r>
              <w:rPr>
                <w:noProof/>
                <w:webHidden/>
              </w:rPr>
              <w:fldChar w:fldCharType="end"/>
            </w:r>
          </w:hyperlink>
        </w:p>
        <w:p w14:paraId="200DFFAC" w14:textId="2A97557B"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692" w:history="1">
            <w:r w:rsidRPr="001E36F9">
              <w:rPr>
                <w:rStyle w:val="Hyperlink"/>
                <w:rFonts w:asciiTheme="majorBidi" w:hAnsiTheme="majorBidi"/>
                <w:noProof/>
              </w:rPr>
              <w:t>3.2</w:t>
            </w:r>
            <w:r>
              <w:rPr>
                <w:rFonts w:eastAsiaTheme="minorEastAsia"/>
                <w:noProof/>
                <w:kern w:val="2"/>
                <w:sz w:val="24"/>
                <w:szCs w:val="24"/>
                <w:lang w:val="en-US"/>
                <w14:ligatures w14:val="standardContextual"/>
              </w:rPr>
              <w:tab/>
            </w:r>
            <w:r w:rsidRPr="001E36F9">
              <w:rPr>
                <w:rStyle w:val="Hyperlink"/>
                <w:rFonts w:asciiTheme="majorBidi" w:hAnsiTheme="majorBidi"/>
                <w:noProof/>
              </w:rPr>
              <w:t>Security</w:t>
            </w:r>
            <w:r>
              <w:rPr>
                <w:noProof/>
                <w:webHidden/>
              </w:rPr>
              <w:tab/>
            </w:r>
            <w:r>
              <w:rPr>
                <w:noProof/>
                <w:webHidden/>
              </w:rPr>
              <w:fldChar w:fldCharType="begin"/>
            </w:r>
            <w:r>
              <w:rPr>
                <w:noProof/>
                <w:webHidden/>
              </w:rPr>
              <w:instrText xml:space="preserve"> PAGEREF _Toc176174692 \h </w:instrText>
            </w:r>
            <w:r>
              <w:rPr>
                <w:noProof/>
                <w:webHidden/>
              </w:rPr>
            </w:r>
            <w:r>
              <w:rPr>
                <w:noProof/>
                <w:webHidden/>
              </w:rPr>
              <w:fldChar w:fldCharType="separate"/>
            </w:r>
            <w:r>
              <w:rPr>
                <w:noProof/>
                <w:webHidden/>
              </w:rPr>
              <w:t>6</w:t>
            </w:r>
            <w:r>
              <w:rPr>
                <w:noProof/>
                <w:webHidden/>
              </w:rPr>
              <w:fldChar w:fldCharType="end"/>
            </w:r>
          </w:hyperlink>
        </w:p>
        <w:p w14:paraId="541628F3" w14:textId="12461516"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693" w:history="1">
            <w:r w:rsidRPr="001E36F9">
              <w:rPr>
                <w:rStyle w:val="Hyperlink"/>
                <w:rFonts w:asciiTheme="majorBidi" w:hAnsiTheme="majorBidi"/>
                <w:noProof/>
              </w:rPr>
              <w:t>3.3</w:t>
            </w:r>
            <w:r>
              <w:rPr>
                <w:rFonts w:eastAsiaTheme="minorEastAsia"/>
                <w:noProof/>
                <w:kern w:val="2"/>
                <w:sz w:val="24"/>
                <w:szCs w:val="24"/>
                <w:lang w:val="en-US"/>
                <w14:ligatures w14:val="standardContextual"/>
              </w:rPr>
              <w:tab/>
            </w:r>
            <w:r w:rsidRPr="001E36F9">
              <w:rPr>
                <w:rStyle w:val="Hyperlink"/>
                <w:rFonts w:asciiTheme="majorBidi" w:hAnsiTheme="majorBidi"/>
                <w:noProof/>
              </w:rPr>
              <w:t>User Interface</w:t>
            </w:r>
            <w:r>
              <w:rPr>
                <w:noProof/>
                <w:webHidden/>
              </w:rPr>
              <w:tab/>
            </w:r>
            <w:r>
              <w:rPr>
                <w:noProof/>
                <w:webHidden/>
              </w:rPr>
              <w:fldChar w:fldCharType="begin"/>
            </w:r>
            <w:r>
              <w:rPr>
                <w:noProof/>
                <w:webHidden/>
              </w:rPr>
              <w:instrText xml:space="preserve"> PAGEREF _Toc176174693 \h </w:instrText>
            </w:r>
            <w:r>
              <w:rPr>
                <w:noProof/>
                <w:webHidden/>
              </w:rPr>
            </w:r>
            <w:r>
              <w:rPr>
                <w:noProof/>
                <w:webHidden/>
              </w:rPr>
              <w:fldChar w:fldCharType="separate"/>
            </w:r>
            <w:r>
              <w:rPr>
                <w:noProof/>
                <w:webHidden/>
              </w:rPr>
              <w:t>8</w:t>
            </w:r>
            <w:r>
              <w:rPr>
                <w:noProof/>
                <w:webHidden/>
              </w:rPr>
              <w:fldChar w:fldCharType="end"/>
            </w:r>
          </w:hyperlink>
        </w:p>
        <w:p w14:paraId="712DC658" w14:textId="0A7FCE10" w:rsidR="00EC2CE5" w:rsidRDefault="00EC2CE5">
          <w:pPr>
            <w:pStyle w:val="TOC3"/>
            <w:tabs>
              <w:tab w:val="left" w:pos="1200"/>
              <w:tab w:val="right" w:leader="dot" w:pos="9016"/>
            </w:tabs>
            <w:rPr>
              <w:rFonts w:eastAsiaTheme="minorEastAsia"/>
              <w:noProof/>
              <w:kern w:val="2"/>
              <w:sz w:val="24"/>
              <w:szCs w:val="24"/>
              <w:lang w:val="en-US"/>
              <w14:ligatures w14:val="standardContextual"/>
            </w:rPr>
          </w:pPr>
          <w:hyperlink w:anchor="_Toc176174694" w:history="1">
            <w:r w:rsidRPr="001E36F9">
              <w:rPr>
                <w:rStyle w:val="Hyperlink"/>
                <w:rFonts w:asciiTheme="majorBidi" w:hAnsiTheme="majorBidi"/>
                <w:noProof/>
              </w:rPr>
              <w:t>3.3.1</w:t>
            </w:r>
            <w:r>
              <w:rPr>
                <w:rFonts w:eastAsiaTheme="minorEastAsia"/>
                <w:noProof/>
                <w:kern w:val="2"/>
                <w:sz w:val="24"/>
                <w:szCs w:val="24"/>
                <w:lang w:val="en-US"/>
                <w14:ligatures w14:val="standardContextual"/>
              </w:rPr>
              <w:tab/>
            </w:r>
            <w:r w:rsidRPr="001E36F9">
              <w:rPr>
                <w:rStyle w:val="Hyperlink"/>
                <w:rFonts w:asciiTheme="majorBidi" w:hAnsiTheme="majorBidi"/>
                <w:noProof/>
              </w:rPr>
              <w:t>Flowchart and Data Movement Diagrams</w:t>
            </w:r>
            <w:r>
              <w:rPr>
                <w:noProof/>
                <w:webHidden/>
              </w:rPr>
              <w:tab/>
            </w:r>
            <w:r>
              <w:rPr>
                <w:noProof/>
                <w:webHidden/>
              </w:rPr>
              <w:fldChar w:fldCharType="begin"/>
            </w:r>
            <w:r>
              <w:rPr>
                <w:noProof/>
                <w:webHidden/>
              </w:rPr>
              <w:instrText xml:space="preserve"> PAGEREF _Toc176174694 \h </w:instrText>
            </w:r>
            <w:r>
              <w:rPr>
                <w:noProof/>
                <w:webHidden/>
              </w:rPr>
            </w:r>
            <w:r>
              <w:rPr>
                <w:noProof/>
                <w:webHidden/>
              </w:rPr>
              <w:fldChar w:fldCharType="separate"/>
            </w:r>
            <w:r>
              <w:rPr>
                <w:noProof/>
                <w:webHidden/>
              </w:rPr>
              <w:t>8</w:t>
            </w:r>
            <w:r>
              <w:rPr>
                <w:noProof/>
                <w:webHidden/>
              </w:rPr>
              <w:fldChar w:fldCharType="end"/>
            </w:r>
          </w:hyperlink>
        </w:p>
        <w:p w14:paraId="041F1688" w14:textId="5FDAF1B2" w:rsidR="00EC2CE5" w:rsidRDefault="00EC2CE5">
          <w:pPr>
            <w:pStyle w:val="TOC3"/>
            <w:tabs>
              <w:tab w:val="left" w:pos="1200"/>
              <w:tab w:val="right" w:leader="dot" w:pos="9016"/>
            </w:tabs>
            <w:rPr>
              <w:rFonts w:eastAsiaTheme="minorEastAsia"/>
              <w:noProof/>
              <w:kern w:val="2"/>
              <w:sz w:val="24"/>
              <w:szCs w:val="24"/>
              <w:lang w:val="en-US"/>
              <w14:ligatures w14:val="standardContextual"/>
            </w:rPr>
          </w:pPr>
          <w:hyperlink w:anchor="_Toc176174695" w:history="1">
            <w:r w:rsidRPr="001E36F9">
              <w:rPr>
                <w:rStyle w:val="Hyperlink"/>
                <w:rFonts w:asciiTheme="majorBidi" w:hAnsiTheme="majorBidi"/>
                <w:noProof/>
              </w:rPr>
              <w:t>3.3.2</w:t>
            </w:r>
            <w:r>
              <w:rPr>
                <w:rFonts w:eastAsiaTheme="minorEastAsia"/>
                <w:noProof/>
                <w:kern w:val="2"/>
                <w:sz w:val="24"/>
                <w:szCs w:val="24"/>
                <w:lang w:val="en-US"/>
                <w14:ligatures w14:val="standardContextual"/>
              </w:rPr>
              <w:tab/>
            </w:r>
            <w:r w:rsidRPr="001E36F9">
              <w:rPr>
                <w:rStyle w:val="Hyperlink"/>
                <w:rFonts w:asciiTheme="majorBidi" w:hAnsiTheme="majorBidi"/>
                <w:noProof/>
              </w:rPr>
              <w:t>Interfaces Development</w:t>
            </w:r>
            <w:r>
              <w:rPr>
                <w:noProof/>
                <w:webHidden/>
              </w:rPr>
              <w:tab/>
            </w:r>
            <w:r>
              <w:rPr>
                <w:noProof/>
                <w:webHidden/>
              </w:rPr>
              <w:fldChar w:fldCharType="begin"/>
            </w:r>
            <w:r>
              <w:rPr>
                <w:noProof/>
                <w:webHidden/>
              </w:rPr>
              <w:instrText xml:space="preserve"> PAGEREF _Toc176174695 \h </w:instrText>
            </w:r>
            <w:r>
              <w:rPr>
                <w:noProof/>
                <w:webHidden/>
              </w:rPr>
            </w:r>
            <w:r>
              <w:rPr>
                <w:noProof/>
                <w:webHidden/>
              </w:rPr>
              <w:fldChar w:fldCharType="separate"/>
            </w:r>
            <w:r>
              <w:rPr>
                <w:noProof/>
                <w:webHidden/>
              </w:rPr>
              <w:t>10</w:t>
            </w:r>
            <w:r>
              <w:rPr>
                <w:noProof/>
                <w:webHidden/>
              </w:rPr>
              <w:fldChar w:fldCharType="end"/>
            </w:r>
          </w:hyperlink>
        </w:p>
        <w:p w14:paraId="37B01CEC" w14:textId="62E2CFC2" w:rsidR="00EC2CE5" w:rsidRDefault="00EC2CE5">
          <w:pPr>
            <w:pStyle w:val="TOC1"/>
            <w:tabs>
              <w:tab w:val="left" w:pos="440"/>
              <w:tab w:val="right" w:leader="dot" w:pos="9016"/>
            </w:tabs>
            <w:rPr>
              <w:rFonts w:eastAsiaTheme="minorEastAsia"/>
              <w:noProof/>
              <w:kern w:val="2"/>
              <w:sz w:val="24"/>
              <w:szCs w:val="24"/>
              <w:lang w:val="en-US"/>
              <w14:ligatures w14:val="standardContextual"/>
            </w:rPr>
          </w:pPr>
          <w:hyperlink w:anchor="_Toc176174696" w:history="1">
            <w:r w:rsidRPr="001E36F9">
              <w:rPr>
                <w:rStyle w:val="Hyperlink"/>
                <w:rFonts w:asciiTheme="majorBidi" w:hAnsiTheme="majorBidi"/>
                <w:noProof/>
              </w:rPr>
              <w:t>4</w:t>
            </w:r>
            <w:r>
              <w:rPr>
                <w:rFonts w:eastAsiaTheme="minorEastAsia"/>
                <w:noProof/>
                <w:kern w:val="2"/>
                <w:sz w:val="24"/>
                <w:szCs w:val="24"/>
                <w:lang w:val="en-US"/>
                <w14:ligatures w14:val="standardContextual"/>
              </w:rPr>
              <w:tab/>
            </w:r>
            <w:r w:rsidRPr="001E36F9">
              <w:rPr>
                <w:rStyle w:val="Hyperlink"/>
                <w:rFonts w:asciiTheme="majorBidi" w:hAnsiTheme="majorBidi"/>
                <w:noProof/>
              </w:rPr>
              <w:t>Maintenance</w:t>
            </w:r>
            <w:r>
              <w:rPr>
                <w:noProof/>
                <w:webHidden/>
              </w:rPr>
              <w:tab/>
            </w:r>
            <w:r>
              <w:rPr>
                <w:noProof/>
                <w:webHidden/>
              </w:rPr>
              <w:fldChar w:fldCharType="begin"/>
            </w:r>
            <w:r>
              <w:rPr>
                <w:noProof/>
                <w:webHidden/>
              </w:rPr>
              <w:instrText xml:space="preserve"> PAGEREF _Toc176174696 \h </w:instrText>
            </w:r>
            <w:r>
              <w:rPr>
                <w:noProof/>
                <w:webHidden/>
              </w:rPr>
            </w:r>
            <w:r>
              <w:rPr>
                <w:noProof/>
                <w:webHidden/>
              </w:rPr>
              <w:fldChar w:fldCharType="separate"/>
            </w:r>
            <w:r>
              <w:rPr>
                <w:noProof/>
                <w:webHidden/>
              </w:rPr>
              <w:t>12</w:t>
            </w:r>
            <w:r>
              <w:rPr>
                <w:noProof/>
                <w:webHidden/>
              </w:rPr>
              <w:fldChar w:fldCharType="end"/>
            </w:r>
          </w:hyperlink>
        </w:p>
        <w:p w14:paraId="7A526871" w14:textId="0E6CF646"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697" w:history="1">
            <w:r w:rsidRPr="001E36F9">
              <w:rPr>
                <w:rStyle w:val="Hyperlink"/>
                <w:rFonts w:asciiTheme="majorBidi" w:hAnsiTheme="majorBidi"/>
                <w:noProof/>
              </w:rPr>
              <w:t>4.1</w:t>
            </w:r>
            <w:r>
              <w:rPr>
                <w:rFonts w:eastAsiaTheme="minorEastAsia"/>
                <w:noProof/>
                <w:kern w:val="2"/>
                <w:sz w:val="24"/>
                <w:szCs w:val="24"/>
                <w:lang w:val="en-US"/>
                <w14:ligatures w14:val="standardContextual"/>
              </w:rPr>
              <w:tab/>
            </w:r>
            <w:r w:rsidRPr="001E36F9">
              <w:rPr>
                <w:rStyle w:val="Hyperlink"/>
                <w:rFonts w:asciiTheme="majorBidi" w:hAnsiTheme="majorBidi"/>
                <w:noProof/>
              </w:rPr>
              <w:t>Database recovery &amp; backups</w:t>
            </w:r>
            <w:r>
              <w:rPr>
                <w:noProof/>
                <w:webHidden/>
              </w:rPr>
              <w:tab/>
            </w:r>
            <w:r>
              <w:rPr>
                <w:noProof/>
                <w:webHidden/>
              </w:rPr>
              <w:fldChar w:fldCharType="begin"/>
            </w:r>
            <w:r>
              <w:rPr>
                <w:noProof/>
                <w:webHidden/>
              </w:rPr>
              <w:instrText xml:space="preserve"> PAGEREF _Toc176174697 \h </w:instrText>
            </w:r>
            <w:r>
              <w:rPr>
                <w:noProof/>
                <w:webHidden/>
              </w:rPr>
            </w:r>
            <w:r>
              <w:rPr>
                <w:noProof/>
                <w:webHidden/>
              </w:rPr>
              <w:fldChar w:fldCharType="separate"/>
            </w:r>
            <w:r>
              <w:rPr>
                <w:noProof/>
                <w:webHidden/>
              </w:rPr>
              <w:t>12</w:t>
            </w:r>
            <w:r>
              <w:rPr>
                <w:noProof/>
                <w:webHidden/>
              </w:rPr>
              <w:fldChar w:fldCharType="end"/>
            </w:r>
          </w:hyperlink>
        </w:p>
        <w:p w14:paraId="467DA7AB" w14:textId="2E1108FA"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698" w:history="1">
            <w:r w:rsidRPr="001E36F9">
              <w:rPr>
                <w:rStyle w:val="Hyperlink"/>
                <w:rFonts w:asciiTheme="majorBidi" w:hAnsiTheme="majorBidi"/>
                <w:noProof/>
              </w:rPr>
              <w:t>4.2</w:t>
            </w:r>
            <w:r>
              <w:rPr>
                <w:rFonts w:eastAsiaTheme="minorEastAsia"/>
                <w:noProof/>
                <w:kern w:val="2"/>
                <w:sz w:val="24"/>
                <w:szCs w:val="24"/>
                <w:lang w:val="en-US"/>
                <w14:ligatures w14:val="standardContextual"/>
              </w:rPr>
              <w:tab/>
            </w:r>
            <w:r w:rsidRPr="001E36F9">
              <w:rPr>
                <w:rStyle w:val="Hyperlink"/>
                <w:rFonts w:asciiTheme="majorBidi" w:hAnsiTheme="majorBidi"/>
                <w:noProof/>
              </w:rPr>
              <w:t>Database maintenance in general</w:t>
            </w:r>
            <w:r>
              <w:rPr>
                <w:noProof/>
                <w:webHidden/>
              </w:rPr>
              <w:tab/>
            </w:r>
            <w:r>
              <w:rPr>
                <w:noProof/>
                <w:webHidden/>
              </w:rPr>
              <w:fldChar w:fldCharType="begin"/>
            </w:r>
            <w:r>
              <w:rPr>
                <w:noProof/>
                <w:webHidden/>
              </w:rPr>
              <w:instrText xml:space="preserve"> PAGEREF _Toc176174698 \h </w:instrText>
            </w:r>
            <w:r>
              <w:rPr>
                <w:noProof/>
                <w:webHidden/>
              </w:rPr>
            </w:r>
            <w:r>
              <w:rPr>
                <w:noProof/>
                <w:webHidden/>
              </w:rPr>
              <w:fldChar w:fldCharType="separate"/>
            </w:r>
            <w:r>
              <w:rPr>
                <w:noProof/>
                <w:webHidden/>
              </w:rPr>
              <w:t>14</w:t>
            </w:r>
            <w:r>
              <w:rPr>
                <w:noProof/>
                <w:webHidden/>
              </w:rPr>
              <w:fldChar w:fldCharType="end"/>
            </w:r>
          </w:hyperlink>
        </w:p>
        <w:p w14:paraId="5D962542" w14:textId="15D42135" w:rsidR="00EC2CE5" w:rsidRDefault="00EC2CE5">
          <w:pPr>
            <w:pStyle w:val="TOC1"/>
            <w:tabs>
              <w:tab w:val="left" w:pos="440"/>
              <w:tab w:val="right" w:leader="dot" w:pos="9016"/>
            </w:tabs>
            <w:rPr>
              <w:rFonts w:eastAsiaTheme="minorEastAsia"/>
              <w:noProof/>
              <w:kern w:val="2"/>
              <w:sz w:val="24"/>
              <w:szCs w:val="24"/>
              <w:lang w:val="en-US"/>
              <w14:ligatures w14:val="standardContextual"/>
            </w:rPr>
          </w:pPr>
          <w:hyperlink w:anchor="_Toc176174699" w:history="1">
            <w:r w:rsidRPr="001E36F9">
              <w:rPr>
                <w:rStyle w:val="Hyperlink"/>
                <w:rFonts w:asciiTheme="majorBidi" w:hAnsiTheme="majorBidi"/>
                <w:noProof/>
              </w:rPr>
              <w:t>5</w:t>
            </w:r>
            <w:r>
              <w:rPr>
                <w:rFonts w:eastAsiaTheme="minorEastAsia"/>
                <w:noProof/>
                <w:kern w:val="2"/>
                <w:sz w:val="24"/>
                <w:szCs w:val="24"/>
                <w:lang w:val="en-US"/>
                <w14:ligatures w14:val="standardContextual"/>
              </w:rPr>
              <w:tab/>
            </w:r>
            <w:r w:rsidRPr="001E36F9">
              <w:rPr>
                <w:rStyle w:val="Hyperlink"/>
                <w:rFonts w:asciiTheme="majorBidi" w:hAnsiTheme="majorBidi"/>
                <w:noProof/>
              </w:rPr>
              <w:t>Testing</w:t>
            </w:r>
            <w:r>
              <w:rPr>
                <w:noProof/>
                <w:webHidden/>
              </w:rPr>
              <w:tab/>
            </w:r>
            <w:r>
              <w:rPr>
                <w:noProof/>
                <w:webHidden/>
              </w:rPr>
              <w:fldChar w:fldCharType="begin"/>
            </w:r>
            <w:r>
              <w:rPr>
                <w:noProof/>
                <w:webHidden/>
              </w:rPr>
              <w:instrText xml:space="preserve"> PAGEREF _Toc176174699 \h </w:instrText>
            </w:r>
            <w:r>
              <w:rPr>
                <w:noProof/>
                <w:webHidden/>
              </w:rPr>
            </w:r>
            <w:r>
              <w:rPr>
                <w:noProof/>
                <w:webHidden/>
              </w:rPr>
              <w:fldChar w:fldCharType="separate"/>
            </w:r>
            <w:r>
              <w:rPr>
                <w:noProof/>
                <w:webHidden/>
              </w:rPr>
              <w:t>15</w:t>
            </w:r>
            <w:r>
              <w:rPr>
                <w:noProof/>
                <w:webHidden/>
              </w:rPr>
              <w:fldChar w:fldCharType="end"/>
            </w:r>
          </w:hyperlink>
        </w:p>
        <w:p w14:paraId="64204285" w14:textId="60A5DFDA"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700" w:history="1">
            <w:r w:rsidRPr="001E36F9">
              <w:rPr>
                <w:rStyle w:val="Hyperlink"/>
                <w:rFonts w:asciiTheme="majorBidi" w:hAnsiTheme="majorBidi"/>
                <w:noProof/>
              </w:rPr>
              <w:t>5.1</w:t>
            </w:r>
            <w:r>
              <w:rPr>
                <w:rFonts w:eastAsiaTheme="minorEastAsia"/>
                <w:noProof/>
                <w:kern w:val="2"/>
                <w:sz w:val="24"/>
                <w:szCs w:val="24"/>
                <w:lang w:val="en-US"/>
                <w14:ligatures w14:val="standardContextual"/>
              </w:rPr>
              <w:tab/>
            </w:r>
            <w:r w:rsidRPr="001E36F9">
              <w:rPr>
                <w:rStyle w:val="Hyperlink"/>
                <w:rFonts w:asciiTheme="majorBidi" w:hAnsiTheme="majorBidi"/>
                <w:noProof/>
              </w:rPr>
              <w:t>Data Validation</w:t>
            </w:r>
            <w:r>
              <w:rPr>
                <w:noProof/>
                <w:webHidden/>
              </w:rPr>
              <w:tab/>
            </w:r>
            <w:r>
              <w:rPr>
                <w:noProof/>
                <w:webHidden/>
              </w:rPr>
              <w:fldChar w:fldCharType="begin"/>
            </w:r>
            <w:r>
              <w:rPr>
                <w:noProof/>
                <w:webHidden/>
              </w:rPr>
              <w:instrText xml:space="preserve"> PAGEREF _Toc176174700 \h </w:instrText>
            </w:r>
            <w:r>
              <w:rPr>
                <w:noProof/>
                <w:webHidden/>
              </w:rPr>
            </w:r>
            <w:r>
              <w:rPr>
                <w:noProof/>
                <w:webHidden/>
              </w:rPr>
              <w:fldChar w:fldCharType="separate"/>
            </w:r>
            <w:r>
              <w:rPr>
                <w:noProof/>
                <w:webHidden/>
              </w:rPr>
              <w:t>15</w:t>
            </w:r>
            <w:r>
              <w:rPr>
                <w:noProof/>
                <w:webHidden/>
              </w:rPr>
              <w:fldChar w:fldCharType="end"/>
            </w:r>
          </w:hyperlink>
        </w:p>
        <w:p w14:paraId="44A4D796" w14:textId="6CE514AE"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701" w:history="1">
            <w:r w:rsidRPr="001E36F9">
              <w:rPr>
                <w:rStyle w:val="Hyperlink"/>
                <w:rFonts w:asciiTheme="majorBidi" w:hAnsiTheme="majorBidi"/>
                <w:noProof/>
              </w:rPr>
              <w:t>5.2</w:t>
            </w:r>
            <w:r>
              <w:rPr>
                <w:rFonts w:eastAsiaTheme="minorEastAsia"/>
                <w:noProof/>
                <w:kern w:val="2"/>
                <w:sz w:val="24"/>
                <w:szCs w:val="24"/>
                <w:lang w:val="en-US"/>
                <w14:ligatures w14:val="standardContextual"/>
              </w:rPr>
              <w:tab/>
            </w:r>
            <w:r w:rsidRPr="001E36F9">
              <w:rPr>
                <w:rStyle w:val="Hyperlink"/>
                <w:rFonts w:asciiTheme="majorBidi" w:hAnsiTheme="majorBidi"/>
                <w:noProof/>
              </w:rPr>
              <w:t>Output Validation</w:t>
            </w:r>
            <w:r>
              <w:rPr>
                <w:noProof/>
                <w:webHidden/>
              </w:rPr>
              <w:tab/>
            </w:r>
            <w:r>
              <w:rPr>
                <w:noProof/>
                <w:webHidden/>
              </w:rPr>
              <w:fldChar w:fldCharType="begin"/>
            </w:r>
            <w:r>
              <w:rPr>
                <w:noProof/>
                <w:webHidden/>
              </w:rPr>
              <w:instrText xml:space="preserve"> PAGEREF _Toc176174701 \h </w:instrText>
            </w:r>
            <w:r>
              <w:rPr>
                <w:noProof/>
                <w:webHidden/>
              </w:rPr>
            </w:r>
            <w:r>
              <w:rPr>
                <w:noProof/>
                <w:webHidden/>
              </w:rPr>
              <w:fldChar w:fldCharType="separate"/>
            </w:r>
            <w:r>
              <w:rPr>
                <w:noProof/>
                <w:webHidden/>
              </w:rPr>
              <w:t>19</w:t>
            </w:r>
            <w:r>
              <w:rPr>
                <w:noProof/>
                <w:webHidden/>
              </w:rPr>
              <w:fldChar w:fldCharType="end"/>
            </w:r>
          </w:hyperlink>
        </w:p>
        <w:p w14:paraId="02EF6538" w14:textId="746C0694"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702" w:history="1">
            <w:r w:rsidRPr="001E36F9">
              <w:rPr>
                <w:rStyle w:val="Hyperlink"/>
                <w:rFonts w:asciiTheme="majorBidi" w:hAnsiTheme="majorBidi"/>
                <w:noProof/>
              </w:rPr>
              <w:t>5.3</w:t>
            </w:r>
            <w:r>
              <w:rPr>
                <w:rFonts w:eastAsiaTheme="minorEastAsia"/>
                <w:noProof/>
                <w:kern w:val="2"/>
                <w:sz w:val="24"/>
                <w:szCs w:val="24"/>
                <w:lang w:val="en-US"/>
                <w14:ligatures w14:val="standardContextual"/>
              </w:rPr>
              <w:tab/>
            </w:r>
            <w:r w:rsidRPr="001E36F9">
              <w:rPr>
                <w:rStyle w:val="Hyperlink"/>
                <w:rFonts w:asciiTheme="majorBidi" w:hAnsiTheme="majorBidi"/>
                <w:noProof/>
              </w:rPr>
              <w:t>Security Validation</w:t>
            </w:r>
            <w:r>
              <w:rPr>
                <w:noProof/>
                <w:webHidden/>
              </w:rPr>
              <w:tab/>
            </w:r>
            <w:r>
              <w:rPr>
                <w:noProof/>
                <w:webHidden/>
              </w:rPr>
              <w:fldChar w:fldCharType="begin"/>
            </w:r>
            <w:r>
              <w:rPr>
                <w:noProof/>
                <w:webHidden/>
              </w:rPr>
              <w:instrText xml:space="preserve"> PAGEREF _Toc176174702 \h </w:instrText>
            </w:r>
            <w:r>
              <w:rPr>
                <w:noProof/>
                <w:webHidden/>
              </w:rPr>
            </w:r>
            <w:r>
              <w:rPr>
                <w:noProof/>
                <w:webHidden/>
              </w:rPr>
              <w:fldChar w:fldCharType="separate"/>
            </w:r>
            <w:r>
              <w:rPr>
                <w:noProof/>
                <w:webHidden/>
              </w:rPr>
              <w:t>22</w:t>
            </w:r>
            <w:r>
              <w:rPr>
                <w:noProof/>
                <w:webHidden/>
              </w:rPr>
              <w:fldChar w:fldCharType="end"/>
            </w:r>
          </w:hyperlink>
        </w:p>
        <w:p w14:paraId="350AD303" w14:textId="32AF89A3"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703" w:history="1">
            <w:r w:rsidRPr="001E36F9">
              <w:rPr>
                <w:rStyle w:val="Hyperlink"/>
                <w:rFonts w:asciiTheme="majorBidi" w:hAnsiTheme="majorBidi"/>
                <w:noProof/>
              </w:rPr>
              <w:t>5.4</w:t>
            </w:r>
            <w:r>
              <w:rPr>
                <w:rFonts w:eastAsiaTheme="minorEastAsia"/>
                <w:noProof/>
                <w:kern w:val="2"/>
                <w:sz w:val="24"/>
                <w:szCs w:val="24"/>
                <w:lang w:val="en-US"/>
                <w14:ligatures w14:val="standardContextual"/>
              </w:rPr>
              <w:tab/>
            </w:r>
            <w:r w:rsidRPr="001E36F9">
              <w:rPr>
                <w:rStyle w:val="Hyperlink"/>
                <w:rFonts w:asciiTheme="majorBidi" w:hAnsiTheme="majorBidi"/>
                <w:noProof/>
              </w:rPr>
              <w:t>GUI Validation</w:t>
            </w:r>
            <w:r>
              <w:rPr>
                <w:noProof/>
                <w:webHidden/>
              </w:rPr>
              <w:tab/>
            </w:r>
            <w:r>
              <w:rPr>
                <w:noProof/>
                <w:webHidden/>
              </w:rPr>
              <w:fldChar w:fldCharType="begin"/>
            </w:r>
            <w:r>
              <w:rPr>
                <w:noProof/>
                <w:webHidden/>
              </w:rPr>
              <w:instrText xml:space="preserve"> PAGEREF _Toc176174703 \h </w:instrText>
            </w:r>
            <w:r>
              <w:rPr>
                <w:noProof/>
                <w:webHidden/>
              </w:rPr>
            </w:r>
            <w:r>
              <w:rPr>
                <w:noProof/>
                <w:webHidden/>
              </w:rPr>
              <w:fldChar w:fldCharType="separate"/>
            </w:r>
            <w:r>
              <w:rPr>
                <w:noProof/>
                <w:webHidden/>
              </w:rPr>
              <w:t>24</w:t>
            </w:r>
            <w:r>
              <w:rPr>
                <w:noProof/>
                <w:webHidden/>
              </w:rPr>
              <w:fldChar w:fldCharType="end"/>
            </w:r>
          </w:hyperlink>
        </w:p>
        <w:p w14:paraId="7B4DE05F" w14:textId="33BC3822"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704" w:history="1">
            <w:r w:rsidRPr="001E36F9">
              <w:rPr>
                <w:rStyle w:val="Hyperlink"/>
                <w:rFonts w:asciiTheme="majorBidi" w:hAnsiTheme="majorBidi"/>
                <w:noProof/>
              </w:rPr>
              <w:t>5.5</w:t>
            </w:r>
            <w:r>
              <w:rPr>
                <w:rFonts w:eastAsiaTheme="minorEastAsia"/>
                <w:noProof/>
                <w:kern w:val="2"/>
                <w:sz w:val="24"/>
                <w:szCs w:val="24"/>
                <w:lang w:val="en-US"/>
                <w14:ligatures w14:val="standardContextual"/>
              </w:rPr>
              <w:tab/>
            </w:r>
            <w:r w:rsidRPr="001E36F9">
              <w:rPr>
                <w:rStyle w:val="Hyperlink"/>
                <w:rFonts w:asciiTheme="majorBidi" w:hAnsiTheme="majorBidi"/>
                <w:noProof/>
              </w:rPr>
              <w:t>Assess whether meaningful data has been extracted</w:t>
            </w:r>
            <w:r>
              <w:rPr>
                <w:noProof/>
                <w:webHidden/>
              </w:rPr>
              <w:tab/>
            </w:r>
            <w:r>
              <w:rPr>
                <w:noProof/>
                <w:webHidden/>
              </w:rPr>
              <w:fldChar w:fldCharType="begin"/>
            </w:r>
            <w:r>
              <w:rPr>
                <w:noProof/>
                <w:webHidden/>
              </w:rPr>
              <w:instrText xml:space="preserve"> PAGEREF _Toc176174704 \h </w:instrText>
            </w:r>
            <w:r>
              <w:rPr>
                <w:noProof/>
                <w:webHidden/>
              </w:rPr>
            </w:r>
            <w:r>
              <w:rPr>
                <w:noProof/>
                <w:webHidden/>
              </w:rPr>
              <w:fldChar w:fldCharType="separate"/>
            </w:r>
            <w:r>
              <w:rPr>
                <w:noProof/>
                <w:webHidden/>
              </w:rPr>
              <w:t>26</w:t>
            </w:r>
            <w:r>
              <w:rPr>
                <w:noProof/>
                <w:webHidden/>
              </w:rPr>
              <w:fldChar w:fldCharType="end"/>
            </w:r>
          </w:hyperlink>
        </w:p>
        <w:p w14:paraId="75A59BE3" w14:textId="7071349D"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705" w:history="1">
            <w:r w:rsidRPr="001E36F9">
              <w:rPr>
                <w:rStyle w:val="Hyperlink"/>
                <w:rFonts w:asciiTheme="majorBidi" w:hAnsiTheme="majorBidi"/>
                <w:noProof/>
              </w:rPr>
              <w:t>5.6</w:t>
            </w:r>
            <w:r>
              <w:rPr>
                <w:rFonts w:eastAsiaTheme="minorEastAsia"/>
                <w:noProof/>
                <w:kern w:val="2"/>
                <w:sz w:val="24"/>
                <w:szCs w:val="24"/>
                <w:lang w:val="en-US"/>
                <w14:ligatures w14:val="standardContextual"/>
              </w:rPr>
              <w:tab/>
            </w:r>
            <w:r w:rsidRPr="001E36F9">
              <w:rPr>
                <w:rStyle w:val="Hyperlink"/>
                <w:rFonts w:asciiTheme="majorBidi" w:hAnsiTheme="majorBidi"/>
                <w:noProof/>
              </w:rPr>
              <w:t>Assess the effectiveness of testing</w:t>
            </w:r>
            <w:r>
              <w:rPr>
                <w:noProof/>
                <w:webHidden/>
              </w:rPr>
              <w:tab/>
            </w:r>
            <w:r>
              <w:rPr>
                <w:noProof/>
                <w:webHidden/>
              </w:rPr>
              <w:fldChar w:fldCharType="begin"/>
            </w:r>
            <w:r>
              <w:rPr>
                <w:noProof/>
                <w:webHidden/>
              </w:rPr>
              <w:instrText xml:space="preserve"> PAGEREF _Toc176174705 \h </w:instrText>
            </w:r>
            <w:r>
              <w:rPr>
                <w:noProof/>
                <w:webHidden/>
              </w:rPr>
            </w:r>
            <w:r>
              <w:rPr>
                <w:noProof/>
                <w:webHidden/>
              </w:rPr>
              <w:fldChar w:fldCharType="separate"/>
            </w:r>
            <w:r>
              <w:rPr>
                <w:noProof/>
                <w:webHidden/>
              </w:rPr>
              <w:t>28</w:t>
            </w:r>
            <w:r>
              <w:rPr>
                <w:noProof/>
                <w:webHidden/>
              </w:rPr>
              <w:fldChar w:fldCharType="end"/>
            </w:r>
          </w:hyperlink>
        </w:p>
        <w:p w14:paraId="6D5A4B93" w14:textId="2E7E70E0" w:rsidR="00EC2CE5" w:rsidRDefault="00EC2CE5">
          <w:pPr>
            <w:pStyle w:val="TOC1"/>
            <w:tabs>
              <w:tab w:val="left" w:pos="440"/>
              <w:tab w:val="right" w:leader="dot" w:pos="9016"/>
            </w:tabs>
            <w:rPr>
              <w:rFonts w:eastAsiaTheme="minorEastAsia"/>
              <w:noProof/>
              <w:kern w:val="2"/>
              <w:sz w:val="24"/>
              <w:szCs w:val="24"/>
              <w:lang w:val="en-US"/>
              <w14:ligatures w14:val="standardContextual"/>
            </w:rPr>
          </w:pPr>
          <w:hyperlink w:anchor="_Toc176174706" w:history="1">
            <w:r w:rsidRPr="001E36F9">
              <w:rPr>
                <w:rStyle w:val="Hyperlink"/>
                <w:rFonts w:asciiTheme="majorBidi" w:hAnsiTheme="majorBidi"/>
                <w:noProof/>
              </w:rPr>
              <w:t>6</w:t>
            </w:r>
            <w:r>
              <w:rPr>
                <w:rFonts w:eastAsiaTheme="minorEastAsia"/>
                <w:noProof/>
                <w:kern w:val="2"/>
                <w:sz w:val="24"/>
                <w:szCs w:val="24"/>
                <w:lang w:val="en-US"/>
                <w14:ligatures w14:val="standardContextual"/>
              </w:rPr>
              <w:tab/>
            </w:r>
            <w:r w:rsidRPr="001E36F9">
              <w:rPr>
                <w:rStyle w:val="Hyperlink"/>
                <w:rFonts w:asciiTheme="majorBidi" w:hAnsiTheme="majorBidi"/>
                <w:noProof/>
              </w:rPr>
              <w:t>Evaluation of database solution</w:t>
            </w:r>
            <w:r>
              <w:rPr>
                <w:noProof/>
                <w:webHidden/>
              </w:rPr>
              <w:tab/>
            </w:r>
            <w:r>
              <w:rPr>
                <w:noProof/>
                <w:webHidden/>
              </w:rPr>
              <w:fldChar w:fldCharType="begin"/>
            </w:r>
            <w:r>
              <w:rPr>
                <w:noProof/>
                <w:webHidden/>
              </w:rPr>
              <w:instrText xml:space="preserve"> PAGEREF _Toc176174706 \h </w:instrText>
            </w:r>
            <w:r>
              <w:rPr>
                <w:noProof/>
                <w:webHidden/>
              </w:rPr>
            </w:r>
            <w:r>
              <w:rPr>
                <w:noProof/>
                <w:webHidden/>
              </w:rPr>
              <w:fldChar w:fldCharType="separate"/>
            </w:r>
            <w:r>
              <w:rPr>
                <w:noProof/>
                <w:webHidden/>
              </w:rPr>
              <w:t>29</w:t>
            </w:r>
            <w:r>
              <w:rPr>
                <w:noProof/>
                <w:webHidden/>
              </w:rPr>
              <w:fldChar w:fldCharType="end"/>
            </w:r>
          </w:hyperlink>
        </w:p>
        <w:p w14:paraId="3C1226D6" w14:textId="26E2B247"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707" w:history="1">
            <w:r w:rsidRPr="001E36F9">
              <w:rPr>
                <w:rStyle w:val="Hyperlink"/>
                <w:rFonts w:asciiTheme="majorBidi" w:hAnsiTheme="majorBidi"/>
                <w:noProof/>
              </w:rPr>
              <w:t>6.1</w:t>
            </w:r>
            <w:r>
              <w:rPr>
                <w:rFonts w:eastAsiaTheme="minorEastAsia"/>
                <w:noProof/>
                <w:kern w:val="2"/>
                <w:sz w:val="24"/>
                <w:szCs w:val="24"/>
                <w:lang w:val="en-US"/>
                <w14:ligatures w14:val="standardContextual"/>
              </w:rPr>
              <w:tab/>
            </w:r>
            <w:r w:rsidRPr="001E36F9">
              <w:rPr>
                <w:rStyle w:val="Hyperlink"/>
                <w:rFonts w:asciiTheme="majorBidi" w:hAnsiTheme="majorBidi"/>
                <w:noProof/>
              </w:rPr>
              <w:t>Effectiveness of the database solution based on user and system requirement</w:t>
            </w:r>
            <w:r>
              <w:rPr>
                <w:noProof/>
                <w:webHidden/>
              </w:rPr>
              <w:tab/>
            </w:r>
            <w:r>
              <w:rPr>
                <w:noProof/>
                <w:webHidden/>
              </w:rPr>
              <w:fldChar w:fldCharType="begin"/>
            </w:r>
            <w:r>
              <w:rPr>
                <w:noProof/>
                <w:webHidden/>
              </w:rPr>
              <w:instrText xml:space="preserve"> PAGEREF _Toc176174707 \h </w:instrText>
            </w:r>
            <w:r>
              <w:rPr>
                <w:noProof/>
                <w:webHidden/>
              </w:rPr>
            </w:r>
            <w:r>
              <w:rPr>
                <w:noProof/>
                <w:webHidden/>
              </w:rPr>
              <w:fldChar w:fldCharType="separate"/>
            </w:r>
            <w:r>
              <w:rPr>
                <w:noProof/>
                <w:webHidden/>
              </w:rPr>
              <w:t>29</w:t>
            </w:r>
            <w:r>
              <w:rPr>
                <w:noProof/>
                <w:webHidden/>
              </w:rPr>
              <w:fldChar w:fldCharType="end"/>
            </w:r>
          </w:hyperlink>
        </w:p>
        <w:p w14:paraId="1F68B0E4" w14:textId="5900051C"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708" w:history="1">
            <w:r w:rsidRPr="001E36F9">
              <w:rPr>
                <w:rStyle w:val="Hyperlink"/>
                <w:rFonts w:asciiTheme="majorBidi" w:hAnsiTheme="majorBidi"/>
                <w:noProof/>
              </w:rPr>
              <w:t>6.2</w:t>
            </w:r>
            <w:r>
              <w:rPr>
                <w:rFonts w:eastAsiaTheme="minorEastAsia"/>
                <w:noProof/>
                <w:kern w:val="2"/>
                <w:sz w:val="24"/>
                <w:szCs w:val="24"/>
                <w:lang w:val="en-US"/>
                <w14:ligatures w14:val="standardContextual"/>
              </w:rPr>
              <w:tab/>
            </w:r>
            <w:r w:rsidRPr="001E36F9">
              <w:rPr>
                <w:rStyle w:val="Hyperlink"/>
                <w:rFonts w:asciiTheme="majorBidi" w:hAnsiTheme="majorBidi"/>
                <w:noProof/>
              </w:rPr>
              <w:t>Suggested improvements</w:t>
            </w:r>
            <w:r>
              <w:rPr>
                <w:noProof/>
                <w:webHidden/>
              </w:rPr>
              <w:tab/>
            </w:r>
            <w:r>
              <w:rPr>
                <w:noProof/>
                <w:webHidden/>
              </w:rPr>
              <w:fldChar w:fldCharType="begin"/>
            </w:r>
            <w:r>
              <w:rPr>
                <w:noProof/>
                <w:webHidden/>
              </w:rPr>
              <w:instrText xml:space="preserve"> PAGEREF _Toc176174708 \h </w:instrText>
            </w:r>
            <w:r>
              <w:rPr>
                <w:noProof/>
                <w:webHidden/>
              </w:rPr>
            </w:r>
            <w:r>
              <w:rPr>
                <w:noProof/>
                <w:webHidden/>
              </w:rPr>
              <w:fldChar w:fldCharType="separate"/>
            </w:r>
            <w:r>
              <w:rPr>
                <w:noProof/>
                <w:webHidden/>
              </w:rPr>
              <w:t>30</w:t>
            </w:r>
            <w:r>
              <w:rPr>
                <w:noProof/>
                <w:webHidden/>
              </w:rPr>
              <w:fldChar w:fldCharType="end"/>
            </w:r>
          </w:hyperlink>
        </w:p>
        <w:p w14:paraId="0E56E9CE" w14:textId="05547E92" w:rsidR="00EC2CE5" w:rsidRDefault="00EC2CE5">
          <w:pPr>
            <w:pStyle w:val="TOC2"/>
            <w:tabs>
              <w:tab w:val="left" w:pos="960"/>
              <w:tab w:val="right" w:leader="dot" w:pos="9016"/>
            </w:tabs>
            <w:rPr>
              <w:rFonts w:eastAsiaTheme="minorEastAsia"/>
              <w:noProof/>
              <w:kern w:val="2"/>
              <w:sz w:val="24"/>
              <w:szCs w:val="24"/>
              <w:lang w:val="en-US"/>
              <w14:ligatures w14:val="standardContextual"/>
            </w:rPr>
          </w:pPr>
          <w:hyperlink w:anchor="_Toc176174709" w:history="1">
            <w:r w:rsidRPr="001E36F9">
              <w:rPr>
                <w:rStyle w:val="Hyperlink"/>
                <w:rFonts w:asciiTheme="majorBidi" w:hAnsiTheme="majorBidi"/>
                <w:noProof/>
              </w:rPr>
              <w:t>6.3</w:t>
            </w:r>
            <w:r>
              <w:rPr>
                <w:rFonts w:eastAsiaTheme="minorEastAsia"/>
                <w:noProof/>
                <w:kern w:val="2"/>
                <w:sz w:val="24"/>
                <w:szCs w:val="24"/>
                <w:lang w:val="en-US"/>
                <w14:ligatures w14:val="standardContextual"/>
              </w:rPr>
              <w:tab/>
            </w:r>
            <w:r w:rsidRPr="001E36F9">
              <w:rPr>
                <w:rStyle w:val="Hyperlink"/>
                <w:rFonts w:asciiTheme="majorBidi" w:hAnsiTheme="majorBidi"/>
                <w:noProof/>
              </w:rPr>
              <w:t>Evaluation based on improvements needed</w:t>
            </w:r>
            <w:r>
              <w:rPr>
                <w:noProof/>
                <w:webHidden/>
              </w:rPr>
              <w:tab/>
            </w:r>
            <w:r>
              <w:rPr>
                <w:noProof/>
                <w:webHidden/>
              </w:rPr>
              <w:fldChar w:fldCharType="begin"/>
            </w:r>
            <w:r>
              <w:rPr>
                <w:noProof/>
                <w:webHidden/>
              </w:rPr>
              <w:instrText xml:space="preserve"> PAGEREF _Toc176174709 \h </w:instrText>
            </w:r>
            <w:r>
              <w:rPr>
                <w:noProof/>
                <w:webHidden/>
              </w:rPr>
            </w:r>
            <w:r>
              <w:rPr>
                <w:noProof/>
                <w:webHidden/>
              </w:rPr>
              <w:fldChar w:fldCharType="separate"/>
            </w:r>
            <w:r>
              <w:rPr>
                <w:noProof/>
                <w:webHidden/>
              </w:rPr>
              <w:t>31</w:t>
            </w:r>
            <w:r>
              <w:rPr>
                <w:noProof/>
                <w:webHidden/>
              </w:rPr>
              <w:fldChar w:fldCharType="end"/>
            </w:r>
          </w:hyperlink>
        </w:p>
        <w:p w14:paraId="3754488C" w14:textId="243CE513" w:rsidR="00EC2CE5" w:rsidRDefault="00EC2CE5">
          <w:pPr>
            <w:pStyle w:val="TOC1"/>
            <w:tabs>
              <w:tab w:val="left" w:pos="440"/>
              <w:tab w:val="right" w:leader="dot" w:pos="9016"/>
            </w:tabs>
            <w:rPr>
              <w:rFonts w:eastAsiaTheme="minorEastAsia"/>
              <w:noProof/>
              <w:kern w:val="2"/>
              <w:sz w:val="24"/>
              <w:szCs w:val="24"/>
              <w:lang w:val="en-US"/>
              <w14:ligatures w14:val="standardContextual"/>
            </w:rPr>
          </w:pPr>
          <w:hyperlink w:anchor="_Toc176174710" w:history="1">
            <w:r w:rsidRPr="001E36F9">
              <w:rPr>
                <w:rStyle w:val="Hyperlink"/>
                <w:rFonts w:asciiTheme="majorBidi" w:hAnsiTheme="majorBidi"/>
                <w:noProof/>
              </w:rPr>
              <w:t>7</w:t>
            </w:r>
            <w:r>
              <w:rPr>
                <w:rFonts w:eastAsiaTheme="minorEastAsia"/>
                <w:noProof/>
                <w:kern w:val="2"/>
                <w:sz w:val="24"/>
                <w:szCs w:val="24"/>
                <w:lang w:val="en-US"/>
                <w14:ligatures w14:val="standardContextual"/>
              </w:rPr>
              <w:tab/>
            </w:r>
            <w:r w:rsidRPr="001E36F9">
              <w:rPr>
                <w:rStyle w:val="Hyperlink"/>
                <w:rFonts w:asciiTheme="majorBidi" w:hAnsiTheme="majorBidi"/>
                <w:noProof/>
              </w:rPr>
              <w:t>Reference</w:t>
            </w:r>
            <w:r>
              <w:rPr>
                <w:noProof/>
                <w:webHidden/>
              </w:rPr>
              <w:tab/>
            </w:r>
            <w:r>
              <w:rPr>
                <w:noProof/>
                <w:webHidden/>
              </w:rPr>
              <w:fldChar w:fldCharType="begin"/>
            </w:r>
            <w:r>
              <w:rPr>
                <w:noProof/>
                <w:webHidden/>
              </w:rPr>
              <w:instrText xml:space="preserve"> PAGEREF _Toc176174710 \h </w:instrText>
            </w:r>
            <w:r>
              <w:rPr>
                <w:noProof/>
                <w:webHidden/>
              </w:rPr>
            </w:r>
            <w:r>
              <w:rPr>
                <w:noProof/>
                <w:webHidden/>
              </w:rPr>
              <w:fldChar w:fldCharType="separate"/>
            </w:r>
            <w:r>
              <w:rPr>
                <w:noProof/>
                <w:webHidden/>
              </w:rPr>
              <w:t>32</w:t>
            </w:r>
            <w:r>
              <w:rPr>
                <w:noProof/>
                <w:webHidden/>
              </w:rPr>
              <w:fldChar w:fldCharType="end"/>
            </w:r>
          </w:hyperlink>
        </w:p>
        <w:p w14:paraId="37540DE4" w14:textId="376FEBFE" w:rsidR="00BE1863" w:rsidRPr="006906D6" w:rsidRDefault="00BE1863">
          <w:pPr>
            <w:rPr>
              <w:rFonts w:asciiTheme="majorBidi" w:hAnsiTheme="majorBidi" w:cstheme="majorBidi"/>
              <w:sz w:val="24"/>
              <w:szCs w:val="24"/>
            </w:rPr>
          </w:pPr>
          <w:r w:rsidRPr="006906D6">
            <w:rPr>
              <w:rFonts w:asciiTheme="majorBidi" w:hAnsiTheme="majorBidi" w:cstheme="majorBidi"/>
              <w:b/>
              <w:bCs/>
              <w:noProof/>
              <w:sz w:val="24"/>
              <w:szCs w:val="24"/>
            </w:rPr>
            <w:fldChar w:fldCharType="end"/>
          </w:r>
        </w:p>
      </w:sdtContent>
    </w:sdt>
    <w:p w14:paraId="4A4BC76D" w14:textId="77777777" w:rsidR="00AC6ACF" w:rsidRPr="006906D6" w:rsidRDefault="00AC6ACF" w:rsidP="002C6C1C">
      <w:pPr>
        <w:pStyle w:val="Heading1"/>
        <w:numPr>
          <w:ilvl w:val="0"/>
          <w:numId w:val="0"/>
        </w:numPr>
        <w:ind w:left="432" w:hanging="432"/>
        <w:rPr>
          <w:rFonts w:asciiTheme="majorBidi" w:hAnsiTheme="majorBidi"/>
          <w:sz w:val="24"/>
          <w:szCs w:val="24"/>
        </w:rPr>
      </w:pPr>
    </w:p>
    <w:p w14:paraId="78D1466D" w14:textId="77777777" w:rsidR="00BE1863" w:rsidRPr="006906D6" w:rsidRDefault="00BE1863" w:rsidP="00BE1863">
      <w:pPr>
        <w:rPr>
          <w:rFonts w:asciiTheme="majorBidi" w:hAnsiTheme="majorBidi" w:cstheme="majorBidi"/>
          <w:sz w:val="24"/>
          <w:szCs w:val="24"/>
        </w:rPr>
      </w:pPr>
    </w:p>
    <w:p w14:paraId="639B01CF" w14:textId="77777777" w:rsidR="00BE1863" w:rsidRPr="006906D6" w:rsidRDefault="00BE1863" w:rsidP="00BE1863">
      <w:pPr>
        <w:rPr>
          <w:rFonts w:asciiTheme="majorBidi" w:hAnsiTheme="majorBidi" w:cstheme="majorBidi"/>
          <w:sz w:val="24"/>
          <w:szCs w:val="24"/>
        </w:rPr>
      </w:pPr>
    </w:p>
    <w:p w14:paraId="093316D7" w14:textId="77777777" w:rsidR="00AC6ACF" w:rsidRPr="006906D6" w:rsidRDefault="00AC6ACF" w:rsidP="002C6C1C">
      <w:pPr>
        <w:pStyle w:val="Heading1"/>
        <w:numPr>
          <w:ilvl w:val="0"/>
          <w:numId w:val="0"/>
        </w:numPr>
        <w:ind w:left="432" w:hanging="432"/>
        <w:rPr>
          <w:rFonts w:asciiTheme="majorBidi" w:hAnsiTheme="majorBidi"/>
          <w:sz w:val="24"/>
          <w:szCs w:val="24"/>
        </w:rPr>
      </w:pPr>
    </w:p>
    <w:p w14:paraId="52AA4233" w14:textId="77777777" w:rsidR="00BE1863" w:rsidRPr="006906D6" w:rsidRDefault="00BE1863">
      <w:pPr>
        <w:rPr>
          <w:rFonts w:asciiTheme="majorBidi" w:eastAsiaTheme="majorEastAsia" w:hAnsiTheme="majorBidi" w:cstheme="majorBidi"/>
          <w:color w:val="2F5496" w:themeColor="accent1" w:themeShade="BF"/>
          <w:sz w:val="24"/>
          <w:szCs w:val="24"/>
        </w:rPr>
      </w:pPr>
      <w:r w:rsidRPr="006906D6">
        <w:rPr>
          <w:rFonts w:asciiTheme="majorBidi" w:hAnsiTheme="majorBidi" w:cstheme="majorBidi"/>
          <w:sz w:val="24"/>
          <w:szCs w:val="24"/>
        </w:rPr>
        <w:br w:type="page"/>
      </w:r>
    </w:p>
    <w:p w14:paraId="49B9AC52" w14:textId="77F6D084" w:rsidR="008B3E13" w:rsidRPr="006906D6" w:rsidRDefault="008B3E13" w:rsidP="00BE1863">
      <w:pPr>
        <w:pStyle w:val="Heading1"/>
        <w:numPr>
          <w:ilvl w:val="0"/>
          <w:numId w:val="0"/>
        </w:numPr>
        <w:rPr>
          <w:rFonts w:asciiTheme="majorBidi" w:hAnsiTheme="majorBidi"/>
          <w:sz w:val="24"/>
          <w:szCs w:val="24"/>
        </w:rPr>
      </w:pPr>
      <w:bookmarkStart w:id="0" w:name="_Toc176174687"/>
      <w:r w:rsidRPr="006906D6">
        <w:rPr>
          <w:rFonts w:asciiTheme="majorBidi" w:hAnsiTheme="majorBidi"/>
          <w:sz w:val="24"/>
          <w:szCs w:val="24"/>
        </w:rPr>
        <w:lastRenderedPageBreak/>
        <w:t>Technical Documentation</w:t>
      </w:r>
      <w:bookmarkEnd w:id="0"/>
      <w:r w:rsidRPr="006906D6">
        <w:rPr>
          <w:rFonts w:asciiTheme="majorBidi" w:hAnsiTheme="majorBidi"/>
          <w:sz w:val="24"/>
          <w:szCs w:val="24"/>
        </w:rPr>
        <w:t xml:space="preserve"> </w:t>
      </w:r>
    </w:p>
    <w:p w14:paraId="6D439BE3" w14:textId="77777777" w:rsidR="00AC6ACF" w:rsidRPr="006906D6" w:rsidRDefault="00AC6ACF" w:rsidP="00AC6ACF">
      <w:pPr>
        <w:rPr>
          <w:rFonts w:asciiTheme="majorBidi" w:hAnsiTheme="majorBidi" w:cstheme="majorBidi"/>
          <w:sz w:val="24"/>
          <w:szCs w:val="24"/>
        </w:rPr>
      </w:pPr>
    </w:p>
    <w:p w14:paraId="7314A8B1" w14:textId="4E5471AB" w:rsidR="008B3E13" w:rsidRPr="006906D6" w:rsidRDefault="008B3E13" w:rsidP="002C6C1C">
      <w:pPr>
        <w:pStyle w:val="Heading1"/>
        <w:rPr>
          <w:rFonts w:asciiTheme="majorBidi" w:hAnsiTheme="majorBidi"/>
          <w:sz w:val="24"/>
          <w:szCs w:val="24"/>
        </w:rPr>
      </w:pPr>
      <w:bookmarkStart w:id="1" w:name="_Toc176174688"/>
      <w:r w:rsidRPr="006906D6">
        <w:rPr>
          <w:rFonts w:asciiTheme="majorBidi" w:hAnsiTheme="majorBidi"/>
          <w:sz w:val="24"/>
          <w:szCs w:val="24"/>
        </w:rPr>
        <w:t>Introduction</w:t>
      </w:r>
      <w:bookmarkEnd w:id="1"/>
    </w:p>
    <w:p w14:paraId="18998564" w14:textId="4A5DFCD7" w:rsidR="000E333E" w:rsidRPr="006906D6" w:rsidRDefault="00912821" w:rsidP="000E333E">
      <w:pPr>
        <w:rPr>
          <w:rFonts w:asciiTheme="majorBidi" w:hAnsiTheme="majorBidi" w:cstheme="majorBidi"/>
          <w:sz w:val="24"/>
          <w:szCs w:val="24"/>
        </w:rPr>
      </w:pPr>
      <w:r w:rsidRPr="006906D6">
        <w:rPr>
          <w:rFonts w:asciiTheme="majorBidi" w:hAnsiTheme="majorBidi" w:cstheme="majorBidi"/>
          <w:sz w:val="24"/>
          <w:szCs w:val="24"/>
        </w:rPr>
        <w:t>This document</w:t>
      </w:r>
      <w:r w:rsidR="008D0283" w:rsidRPr="006906D6">
        <w:rPr>
          <w:rFonts w:asciiTheme="majorBidi" w:hAnsiTheme="majorBidi" w:cstheme="majorBidi"/>
          <w:sz w:val="24"/>
          <w:szCs w:val="24"/>
        </w:rPr>
        <w:t xml:space="preserve"> </w:t>
      </w:r>
      <w:r w:rsidR="001167BE" w:rsidRPr="006906D6">
        <w:rPr>
          <w:rFonts w:asciiTheme="majorBidi" w:hAnsiTheme="majorBidi" w:cstheme="majorBidi"/>
          <w:sz w:val="24"/>
          <w:szCs w:val="24"/>
        </w:rPr>
        <w:t xml:space="preserve">serves as a </w:t>
      </w:r>
      <w:r w:rsidR="005C7BFD" w:rsidRPr="006906D6">
        <w:rPr>
          <w:rFonts w:asciiTheme="majorBidi" w:hAnsiTheme="majorBidi" w:cstheme="majorBidi"/>
          <w:sz w:val="24"/>
          <w:szCs w:val="24"/>
        </w:rPr>
        <w:t>guide describing</w:t>
      </w:r>
      <w:r w:rsidR="008D0283" w:rsidRPr="006906D6">
        <w:rPr>
          <w:rFonts w:asciiTheme="majorBidi" w:hAnsiTheme="majorBidi" w:cstheme="majorBidi"/>
          <w:sz w:val="24"/>
          <w:szCs w:val="24"/>
        </w:rPr>
        <w:t xml:space="preserve"> the election system I have </w:t>
      </w:r>
      <w:r w:rsidR="005C7BFD" w:rsidRPr="006906D6">
        <w:rPr>
          <w:rFonts w:asciiTheme="majorBidi" w:hAnsiTheme="majorBidi" w:cstheme="majorBidi"/>
          <w:sz w:val="24"/>
          <w:szCs w:val="24"/>
        </w:rPr>
        <w:t>developed</w:t>
      </w:r>
      <w:r w:rsidR="008D0283" w:rsidRPr="006906D6">
        <w:rPr>
          <w:rFonts w:asciiTheme="majorBidi" w:hAnsiTheme="majorBidi" w:cstheme="majorBidi"/>
          <w:sz w:val="24"/>
          <w:szCs w:val="24"/>
        </w:rPr>
        <w:t xml:space="preserve">. The system </w:t>
      </w:r>
      <w:r w:rsidR="00280090" w:rsidRPr="006906D6">
        <w:rPr>
          <w:rFonts w:asciiTheme="majorBidi" w:hAnsiTheme="majorBidi" w:cstheme="majorBidi"/>
          <w:sz w:val="24"/>
          <w:szCs w:val="24"/>
        </w:rPr>
        <w:t>includes</w:t>
      </w:r>
      <w:r w:rsidR="00642C87" w:rsidRPr="006906D6">
        <w:rPr>
          <w:rFonts w:asciiTheme="majorBidi" w:hAnsiTheme="majorBidi" w:cstheme="majorBidi"/>
          <w:sz w:val="24"/>
          <w:szCs w:val="24"/>
        </w:rPr>
        <w:t xml:space="preserve"> </w:t>
      </w:r>
      <w:r w:rsidR="0041683A" w:rsidRPr="006906D6">
        <w:rPr>
          <w:rFonts w:asciiTheme="majorBidi" w:hAnsiTheme="majorBidi" w:cstheme="majorBidi"/>
          <w:sz w:val="24"/>
          <w:szCs w:val="24"/>
        </w:rPr>
        <w:t xml:space="preserve">elements such as </w:t>
      </w:r>
      <w:r w:rsidR="00642C87" w:rsidRPr="006906D6">
        <w:rPr>
          <w:rFonts w:asciiTheme="majorBidi" w:hAnsiTheme="majorBidi" w:cstheme="majorBidi"/>
          <w:sz w:val="24"/>
          <w:szCs w:val="24"/>
        </w:rPr>
        <w:t>clubs,</w:t>
      </w:r>
      <w:r w:rsidR="008D0283" w:rsidRPr="006906D6">
        <w:rPr>
          <w:rFonts w:asciiTheme="majorBidi" w:hAnsiTheme="majorBidi" w:cstheme="majorBidi"/>
          <w:sz w:val="24"/>
          <w:szCs w:val="24"/>
        </w:rPr>
        <w:t xml:space="preserve"> candidates, voters, </w:t>
      </w:r>
      <w:r w:rsidR="00642C87" w:rsidRPr="006906D6">
        <w:rPr>
          <w:rFonts w:asciiTheme="majorBidi" w:hAnsiTheme="majorBidi" w:cstheme="majorBidi"/>
          <w:sz w:val="24"/>
          <w:szCs w:val="24"/>
        </w:rPr>
        <w:t xml:space="preserve">and </w:t>
      </w:r>
      <w:r w:rsidR="008D0283" w:rsidRPr="006906D6">
        <w:rPr>
          <w:rFonts w:asciiTheme="majorBidi" w:hAnsiTheme="majorBidi" w:cstheme="majorBidi"/>
          <w:sz w:val="24"/>
          <w:szCs w:val="24"/>
        </w:rPr>
        <w:t xml:space="preserve">teachers </w:t>
      </w:r>
      <w:r w:rsidR="00887003" w:rsidRPr="006906D6">
        <w:rPr>
          <w:rFonts w:asciiTheme="majorBidi" w:hAnsiTheme="majorBidi" w:cstheme="majorBidi"/>
          <w:sz w:val="24"/>
          <w:szCs w:val="24"/>
        </w:rPr>
        <w:t>who</w:t>
      </w:r>
      <w:r w:rsidR="008D0283" w:rsidRPr="006906D6">
        <w:rPr>
          <w:rFonts w:asciiTheme="majorBidi" w:hAnsiTheme="majorBidi" w:cstheme="majorBidi"/>
          <w:sz w:val="24"/>
          <w:szCs w:val="24"/>
        </w:rPr>
        <w:t xml:space="preserve"> will mentor the candidates</w:t>
      </w:r>
      <w:r w:rsidR="00642C87" w:rsidRPr="006906D6">
        <w:rPr>
          <w:rFonts w:asciiTheme="majorBidi" w:hAnsiTheme="majorBidi" w:cstheme="majorBidi"/>
          <w:sz w:val="24"/>
          <w:szCs w:val="24"/>
        </w:rPr>
        <w:t>. The database includes different relationships</w:t>
      </w:r>
      <w:r w:rsidR="00454F51" w:rsidRPr="006906D6">
        <w:rPr>
          <w:rFonts w:asciiTheme="majorBidi" w:hAnsiTheme="majorBidi" w:cstheme="majorBidi"/>
          <w:sz w:val="24"/>
          <w:szCs w:val="24"/>
        </w:rPr>
        <w:t>, such as one-to-many, and many-to-many</w:t>
      </w:r>
      <w:r w:rsidR="008D0283" w:rsidRPr="006906D6">
        <w:rPr>
          <w:rFonts w:asciiTheme="majorBidi" w:hAnsiTheme="majorBidi" w:cstheme="majorBidi"/>
          <w:sz w:val="24"/>
          <w:szCs w:val="24"/>
        </w:rPr>
        <w:t>.</w:t>
      </w:r>
      <w:r w:rsidR="00642C87" w:rsidRPr="006906D6">
        <w:rPr>
          <w:rFonts w:asciiTheme="majorBidi" w:hAnsiTheme="majorBidi" w:cstheme="majorBidi"/>
          <w:sz w:val="24"/>
          <w:szCs w:val="24"/>
        </w:rPr>
        <w:t xml:space="preserve"> </w:t>
      </w:r>
      <w:r w:rsidR="00280090" w:rsidRPr="006906D6">
        <w:rPr>
          <w:rFonts w:asciiTheme="majorBidi" w:hAnsiTheme="majorBidi" w:cstheme="majorBidi"/>
          <w:sz w:val="24"/>
          <w:szCs w:val="24"/>
        </w:rPr>
        <w:t>Th</w:t>
      </w:r>
      <w:r w:rsidR="00454F51" w:rsidRPr="006906D6">
        <w:rPr>
          <w:rFonts w:asciiTheme="majorBidi" w:hAnsiTheme="majorBidi" w:cstheme="majorBidi"/>
          <w:sz w:val="24"/>
          <w:szCs w:val="24"/>
        </w:rPr>
        <w:t xml:space="preserve">is documentation </w:t>
      </w:r>
      <w:r w:rsidR="00642C87" w:rsidRPr="006906D6">
        <w:rPr>
          <w:rFonts w:asciiTheme="majorBidi" w:hAnsiTheme="majorBidi" w:cstheme="majorBidi"/>
          <w:sz w:val="24"/>
          <w:szCs w:val="24"/>
        </w:rPr>
        <w:t xml:space="preserve">will </w:t>
      </w:r>
      <w:r w:rsidR="00E507C8" w:rsidRPr="006906D6">
        <w:rPr>
          <w:rFonts w:asciiTheme="majorBidi" w:hAnsiTheme="majorBidi" w:cstheme="majorBidi"/>
          <w:sz w:val="24"/>
          <w:szCs w:val="24"/>
        </w:rPr>
        <w:t>show how the system is</w:t>
      </w:r>
      <w:r w:rsidR="00AE3F2D" w:rsidRPr="006906D6">
        <w:rPr>
          <w:rFonts w:asciiTheme="majorBidi" w:hAnsiTheme="majorBidi" w:cstheme="majorBidi"/>
          <w:sz w:val="24"/>
          <w:szCs w:val="24"/>
        </w:rPr>
        <w:t xml:space="preserve"> </w:t>
      </w:r>
      <w:r w:rsidR="001167BE" w:rsidRPr="006906D6">
        <w:rPr>
          <w:rFonts w:asciiTheme="majorBidi" w:hAnsiTheme="majorBidi" w:cstheme="majorBidi"/>
          <w:sz w:val="24"/>
          <w:szCs w:val="24"/>
        </w:rPr>
        <w:t xml:space="preserve">effective, organized, and reliable. The system also </w:t>
      </w:r>
      <w:r w:rsidR="00AE3F2D" w:rsidRPr="006906D6">
        <w:rPr>
          <w:rFonts w:asciiTheme="majorBidi" w:hAnsiTheme="majorBidi" w:cstheme="majorBidi"/>
          <w:sz w:val="24"/>
          <w:szCs w:val="24"/>
        </w:rPr>
        <w:t>maintain</w:t>
      </w:r>
      <w:r w:rsidR="001167BE" w:rsidRPr="006906D6">
        <w:rPr>
          <w:rFonts w:asciiTheme="majorBidi" w:hAnsiTheme="majorBidi" w:cstheme="majorBidi"/>
          <w:sz w:val="24"/>
          <w:szCs w:val="24"/>
        </w:rPr>
        <w:t>s</w:t>
      </w:r>
      <w:r w:rsidR="00AE3F2D" w:rsidRPr="006906D6">
        <w:rPr>
          <w:rFonts w:asciiTheme="majorBidi" w:hAnsiTheme="majorBidi" w:cstheme="majorBidi"/>
          <w:sz w:val="24"/>
          <w:szCs w:val="24"/>
        </w:rPr>
        <w:t xml:space="preserve"> data security, integrity, availability, and confidentiality.</w:t>
      </w:r>
      <w:r w:rsidR="00887003" w:rsidRPr="006906D6">
        <w:rPr>
          <w:rFonts w:asciiTheme="majorBidi" w:hAnsiTheme="majorBidi" w:cstheme="majorBidi"/>
          <w:sz w:val="24"/>
          <w:szCs w:val="24"/>
        </w:rPr>
        <w:t xml:space="preserve"> </w:t>
      </w:r>
    </w:p>
    <w:p w14:paraId="21E08D23" w14:textId="431D4B0B" w:rsidR="00177870" w:rsidRPr="006906D6" w:rsidRDefault="00177870" w:rsidP="000E333E">
      <w:pPr>
        <w:rPr>
          <w:rFonts w:asciiTheme="majorBidi" w:hAnsiTheme="majorBidi" w:cstheme="majorBidi"/>
          <w:sz w:val="24"/>
          <w:szCs w:val="24"/>
        </w:rPr>
      </w:pPr>
      <w:r w:rsidRPr="006906D6">
        <w:rPr>
          <w:rFonts w:asciiTheme="majorBidi" w:hAnsiTheme="majorBidi" w:cstheme="majorBidi"/>
          <w:sz w:val="24"/>
          <w:szCs w:val="24"/>
        </w:rPr>
        <w:t>T</w:t>
      </w:r>
      <w:r w:rsidR="000C2222" w:rsidRPr="006906D6">
        <w:rPr>
          <w:rFonts w:asciiTheme="majorBidi" w:hAnsiTheme="majorBidi" w:cstheme="majorBidi"/>
          <w:sz w:val="24"/>
          <w:szCs w:val="24"/>
        </w:rPr>
        <w:t xml:space="preserve">echnical documents are used as a manual for developers, and end-user. </w:t>
      </w:r>
      <w:r w:rsidR="000B24A2" w:rsidRPr="006906D6">
        <w:rPr>
          <w:rFonts w:asciiTheme="majorBidi" w:hAnsiTheme="majorBidi" w:cstheme="majorBidi"/>
          <w:sz w:val="24"/>
          <w:szCs w:val="24"/>
        </w:rPr>
        <w:t xml:space="preserve">It </w:t>
      </w:r>
      <w:r w:rsidR="005D7C6F" w:rsidRPr="006906D6">
        <w:rPr>
          <w:rFonts w:asciiTheme="majorBidi" w:hAnsiTheme="majorBidi" w:cstheme="majorBidi"/>
          <w:sz w:val="24"/>
          <w:szCs w:val="24"/>
        </w:rPr>
        <w:t xml:space="preserve">will include important details of </w:t>
      </w:r>
      <w:r w:rsidR="00DC7E94" w:rsidRPr="006906D6">
        <w:rPr>
          <w:rFonts w:asciiTheme="majorBidi" w:hAnsiTheme="majorBidi" w:cstheme="majorBidi"/>
          <w:sz w:val="24"/>
          <w:szCs w:val="24"/>
        </w:rPr>
        <w:t>database</w:t>
      </w:r>
      <w:r w:rsidR="005D7C6F" w:rsidRPr="006906D6">
        <w:rPr>
          <w:rFonts w:asciiTheme="majorBidi" w:hAnsiTheme="majorBidi" w:cstheme="majorBidi"/>
          <w:sz w:val="24"/>
          <w:szCs w:val="24"/>
        </w:rPr>
        <w:t xml:space="preserve"> queries, views, procedures, security, </w:t>
      </w:r>
      <w:r w:rsidR="00887003" w:rsidRPr="006906D6">
        <w:rPr>
          <w:rFonts w:asciiTheme="majorBidi" w:hAnsiTheme="majorBidi" w:cstheme="majorBidi"/>
          <w:sz w:val="24"/>
          <w:szCs w:val="24"/>
        </w:rPr>
        <w:t>maintenance</w:t>
      </w:r>
      <w:r w:rsidR="00DC7E94" w:rsidRPr="006906D6">
        <w:rPr>
          <w:rFonts w:asciiTheme="majorBidi" w:hAnsiTheme="majorBidi" w:cstheme="majorBidi"/>
          <w:sz w:val="24"/>
          <w:szCs w:val="24"/>
        </w:rPr>
        <w:t xml:space="preserve"> tasks</w:t>
      </w:r>
      <w:r w:rsidR="00887003" w:rsidRPr="006906D6">
        <w:rPr>
          <w:rFonts w:asciiTheme="majorBidi" w:hAnsiTheme="majorBidi" w:cstheme="majorBidi"/>
          <w:sz w:val="24"/>
          <w:szCs w:val="24"/>
        </w:rPr>
        <w:t>, and backups</w:t>
      </w:r>
      <w:r w:rsidR="005D7C6F" w:rsidRPr="006906D6">
        <w:rPr>
          <w:rFonts w:asciiTheme="majorBidi" w:hAnsiTheme="majorBidi" w:cstheme="majorBidi"/>
          <w:sz w:val="24"/>
          <w:szCs w:val="24"/>
        </w:rPr>
        <w:t xml:space="preserve"> detailing their purposes and functions.</w:t>
      </w:r>
      <w:r w:rsidR="00887003" w:rsidRPr="006906D6">
        <w:rPr>
          <w:rFonts w:asciiTheme="majorBidi" w:hAnsiTheme="majorBidi" w:cstheme="majorBidi"/>
          <w:sz w:val="24"/>
          <w:szCs w:val="24"/>
        </w:rPr>
        <w:t xml:space="preserve"> </w:t>
      </w:r>
    </w:p>
    <w:p w14:paraId="19B451A4" w14:textId="66579A7E" w:rsidR="001419AE" w:rsidRPr="006906D6" w:rsidRDefault="001419AE" w:rsidP="001419AE">
      <w:pPr>
        <w:pStyle w:val="Heading1"/>
        <w:rPr>
          <w:rFonts w:asciiTheme="majorBidi" w:hAnsiTheme="majorBidi"/>
          <w:sz w:val="24"/>
          <w:szCs w:val="24"/>
        </w:rPr>
      </w:pPr>
      <w:bookmarkStart w:id="2" w:name="_Toc176174689"/>
      <w:r w:rsidRPr="006906D6">
        <w:rPr>
          <w:rFonts w:asciiTheme="majorBidi" w:hAnsiTheme="majorBidi"/>
          <w:sz w:val="24"/>
          <w:szCs w:val="24"/>
        </w:rPr>
        <w:t>Physical Schema</w:t>
      </w:r>
      <w:bookmarkEnd w:id="2"/>
    </w:p>
    <w:p w14:paraId="03245E12" w14:textId="77777777" w:rsidR="00307D40" w:rsidRPr="006906D6" w:rsidRDefault="00307D40" w:rsidP="00307D40">
      <w:pPr>
        <w:rPr>
          <w:rFonts w:asciiTheme="majorBidi" w:hAnsiTheme="majorBidi" w:cstheme="majorBidi"/>
          <w:sz w:val="24"/>
          <w:szCs w:val="24"/>
        </w:rPr>
      </w:pPr>
    </w:p>
    <w:p w14:paraId="2C66DF80" w14:textId="2FD86534" w:rsidR="00307D40" w:rsidRPr="006906D6" w:rsidRDefault="003314A9" w:rsidP="00307D40">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43F048F2" wp14:editId="7ED28D20">
            <wp:extent cx="6299916" cy="3962400"/>
            <wp:effectExtent l="0" t="0" r="5715" b="0"/>
            <wp:docPr id="81904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2388" cy="3963955"/>
                    </a:xfrm>
                    <a:prstGeom prst="rect">
                      <a:avLst/>
                    </a:prstGeom>
                    <a:noFill/>
                    <a:ln>
                      <a:noFill/>
                    </a:ln>
                  </pic:spPr>
                </pic:pic>
              </a:graphicData>
            </a:graphic>
          </wp:inline>
        </w:drawing>
      </w:r>
    </w:p>
    <w:p w14:paraId="00A21264" w14:textId="77777777" w:rsidR="00AC6ACF" w:rsidRPr="006906D6" w:rsidRDefault="00AC6ACF" w:rsidP="00307D40">
      <w:pPr>
        <w:rPr>
          <w:rFonts w:asciiTheme="majorBidi" w:hAnsiTheme="majorBidi" w:cstheme="majorBidi"/>
          <w:sz w:val="24"/>
          <w:szCs w:val="24"/>
        </w:rPr>
      </w:pPr>
    </w:p>
    <w:p w14:paraId="57EFDA0E" w14:textId="28FAA434" w:rsidR="00AC6ACF" w:rsidRPr="006906D6" w:rsidRDefault="00BE1863" w:rsidP="00695751">
      <w:pPr>
        <w:rPr>
          <w:rFonts w:asciiTheme="majorBidi" w:hAnsiTheme="majorBidi" w:cstheme="majorBidi"/>
          <w:sz w:val="24"/>
          <w:szCs w:val="24"/>
        </w:rPr>
      </w:pPr>
      <w:r w:rsidRPr="006906D6">
        <w:rPr>
          <w:rFonts w:asciiTheme="majorBidi" w:hAnsiTheme="majorBidi" w:cstheme="majorBidi"/>
          <w:sz w:val="24"/>
          <w:szCs w:val="24"/>
        </w:rPr>
        <w:br w:type="page"/>
      </w:r>
    </w:p>
    <w:p w14:paraId="0625C12D" w14:textId="5C402996" w:rsidR="008B3E13" w:rsidRPr="006906D6" w:rsidRDefault="00B13514" w:rsidP="00A70C44">
      <w:pPr>
        <w:pStyle w:val="Heading1"/>
        <w:rPr>
          <w:rFonts w:asciiTheme="majorBidi" w:hAnsiTheme="majorBidi"/>
          <w:sz w:val="24"/>
          <w:szCs w:val="24"/>
        </w:rPr>
      </w:pPr>
      <w:bookmarkStart w:id="3" w:name="_Toc176174690"/>
      <w:r w:rsidRPr="006906D6">
        <w:rPr>
          <w:rFonts w:asciiTheme="majorBidi" w:hAnsiTheme="majorBidi"/>
          <w:sz w:val="24"/>
          <w:szCs w:val="24"/>
        </w:rPr>
        <w:lastRenderedPageBreak/>
        <w:t>Database Development</w:t>
      </w:r>
      <w:bookmarkEnd w:id="3"/>
    </w:p>
    <w:p w14:paraId="7C419A82" w14:textId="625A76C0" w:rsidR="00B13514" w:rsidRPr="006906D6" w:rsidRDefault="00A362AD" w:rsidP="00A70C44">
      <w:pPr>
        <w:pStyle w:val="Heading2"/>
        <w:rPr>
          <w:rFonts w:asciiTheme="majorBidi" w:hAnsiTheme="majorBidi"/>
          <w:sz w:val="24"/>
          <w:szCs w:val="24"/>
        </w:rPr>
      </w:pPr>
      <w:bookmarkStart w:id="4" w:name="_Toc176174691"/>
      <w:r w:rsidRPr="006906D6">
        <w:rPr>
          <w:rFonts w:asciiTheme="majorBidi" w:hAnsiTheme="majorBidi"/>
          <w:sz w:val="24"/>
          <w:szCs w:val="24"/>
        </w:rPr>
        <w:t>Database Overvie</w:t>
      </w:r>
      <w:r w:rsidR="008706E6" w:rsidRPr="006906D6">
        <w:rPr>
          <w:rFonts w:asciiTheme="majorBidi" w:hAnsiTheme="majorBidi"/>
          <w:sz w:val="24"/>
          <w:szCs w:val="24"/>
        </w:rPr>
        <w:t>w</w:t>
      </w:r>
      <w:bookmarkEnd w:id="4"/>
    </w:p>
    <w:tbl>
      <w:tblPr>
        <w:tblW w:w="91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7"/>
        <w:gridCol w:w="2430"/>
        <w:gridCol w:w="5580"/>
      </w:tblGrid>
      <w:tr w:rsidR="00BE3AF0" w:rsidRPr="006906D6" w14:paraId="13C21641" w14:textId="77777777" w:rsidTr="00BE3AF0">
        <w:tc>
          <w:tcPr>
            <w:tcW w:w="1147" w:type="dxa"/>
            <w:tcBorders>
              <w:bottom w:val="single" w:sz="4" w:space="0" w:color="000000"/>
            </w:tcBorders>
            <w:shd w:val="clear" w:color="auto" w:fill="8DB3E2"/>
          </w:tcPr>
          <w:p w14:paraId="2F18A045" w14:textId="34664A1E" w:rsidR="00BE3AF0" w:rsidRPr="006906D6" w:rsidRDefault="00BE3AF0"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Table</w:t>
            </w:r>
          </w:p>
        </w:tc>
        <w:tc>
          <w:tcPr>
            <w:tcW w:w="2430" w:type="dxa"/>
            <w:shd w:val="clear" w:color="auto" w:fill="8DB3E2"/>
          </w:tcPr>
          <w:p w14:paraId="5EC932AC" w14:textId="22416F65" w:rsidR="00BE3AF0" w:rsidRPr="006906D6" w:rsidRDefault="00BE3AF0"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Name</w:t>
            </w:r>
          </w:p>
        </w:tc>
        <w:tc>
          <w:tcPr>
            <w:tcW w:w="5580" w:type="dxa"/>
            <w:shd w:val="clear" w:color="auto" w:fill="8DB3E2"/>
          </w:tcPr>
          <w:p w14:paraId="67A9CA22" w14:textId="7FCE491A" w:rsidR="00BE3AF0" w:rsidRPr="006906D6" w:rsidRDefault="00BE3AF0"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Description</w:t>
            </w:r>
          </w:p>
        </w:tc>
      </w:tr>
      <w:tr w:rsidR="00CC7A5F" w:rsidRPr="006906D6" w14:paraId="7D544A38" w14:textId="77777777" w:rsidTr="00BE3AF0">
        <w:tc>
          <w:tcPr>
            <w:tcW w:w="1147" w:type="dxa"/>
            <w:shd w:val="clear" w:color="auto" w:fill="auto"/>
          </w:tcPr>
          <w:p w14:paraId="17DC73BD" w14:textId="77777777" w:rsidR="00CC7A5F" w:rsidRPr="006906D6" w:rsidRDefault="00CC7A5F" w:rsidP="00A70C90">
            <w:pPr>
              <w:pStyle w:val="ListParagraph"/>
              <w:numPr>
                <w:ilvl w:val="0"/>
                <w:numId w:val="5"/>
              </w:numPr>
              <w:spacing w:after="0" w:line="240" w:lineRule="auto"/>
              <w:jc w:val="center"/>
              <w:rPr>
                <w:rFonts w:asciiTheme="majorBidi" w:hAnsiTheme="majorBidi" w:cstheme="majorBidi"/>
                <w:b/>
                <w:bCs/>
                <w:sz w:val="24"/>
                <w:szCs w:val="24"/>
              </w:rPr>
            </w:pPr>
          </w:p>
        </w:tc>
        <w:tc>
          <w:tcPr>
            <w:tcW w:w="2430" w:type="dxa"/>
          </w:tcPr>
          <w:p w14:paraId="7F50CF01" w14:textId="0B89F99A" w:rsidR="00CC7A5F" w:rsidRPr="006906D6" w:rsidRDefault="00CC7A5F"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Candidates </w:t>
            </w:r>
          </w:p>
        </w:tc>
        <w:tc>
          <w:tcPr>
            <w:tcW w:w="5580" w:type="dxa"/>
          </w:tcPr>
          <w:p w14:paraId="69B2B2BE" w14:textId="2DD10176" w:rsidR="00CC7A5F" w:rsidRPr="006906D6" w:rsidRDefault="00CC7A5F"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This table stores all the needed data about each candidate: </w:t>
            </w:r>
          </w:p>
          <w:p w14:paraId="5325CD84" w14:textId="343C4529" w:rsidR="00081E7B" w:rsidRPr="006906D6" w:rsidRDefault="00081E7B"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ID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int</w:t>
            </w:r>
            <w:r w:rsidR="00997539" w:rsidRPr="006906D6">
              <w:rPr>
                <w:rFonts w:asciiTheme="majorBidi" w:hAnsiTheme="majorBidi" w:cstheme="majorBidi"/>
                <w:sz w:val="24"/>
                <w:szCs w:val="24"/>
              </w:rPr>
              <w:t xml:space="preserve"> </w:t>
            </w:r>
            <w:r w:rsidRPr="006906D6">
              <w:rPr>
                <w:rFonts w:asciiTheme="majorBidi" w:hAnsiTheme="majorBidi" w:cstheme="majorBidi"/>
                <w:sz w:val="24"/>
                <w:szCs w:val="24"/>
              </w:rPr>
              <w:t xml:space="preserve">not </w:t>
            </w:r>
            <w:proofErr w:type="gramStart"/>
            <w:r w:rsidRPr="006906D6">
              <w:rPr>
                <w:rFonts w:asciiTheme="majorBidi" w:hAnsiTheme="majorBidi" w:cstheme="majorBidi"/>
                <w:sz w:val="24"/>
                <w:szCs w:val="24"/>
              </w:rPr>
              <w:t xml:space="preserve">null </w:t>
            </w:r>
            <w:r w:rsidR="00D673B0" w:rsidRPr="006906D6">
              <w:rPr>
                <w:rFonts w:asciiTheme="majorBidi" w:hAnsiTheme="majorBidi" w:cstheme="majorBidi"/>
                <w:sz w:val="24"/>
                <w:szCs w:val="24"/>
              </w:rPr>
              <w:t>,</w:t>
            </w:r>
            <w:proofErr w:type="gramEnd"/>
            <w:r w:rsidR="00D673B0" w:rsidRPr="006906D6">
              <w:rPr>
                <w:rFonts w:asciiTheme="majorBidi" w:hAnsiTheme="majorBidi" w:cstheme="majorBidi"/>
                <w:sz w:val="24"/>
                <w:szCs w:val="24"/>
              </w:rPr>
              <w:t xml:space="preserve"> unique </w:t>
            </w:r>
          </w:p>
          <w:p w14:paraId="044B66FD" w14:textId="4530A611" w:rsidR="00081E7B" w:rsidRPr="006906D6" w:rsidRDefault="00081E7B" w:rsidP="00A70C90">
            <w:pPr>
              <w:spacing w:after="0"/>
              <w:rPr>
                <w:rFonts w:asciiTheme="majorBidi" w:hAnsiTheme="majorBidi" w:cstheme="majorBidi"/>
                <w:sz w:val="24"/>
                <w:szCs w:val="24"/>
              </w:rPr>
            </w:pPr>
            <w:proofErr w:type="spellStart"/>
            <w:r w:rsidRPr="006906D6">
              <w:rPr>
                <w:rFonts w:asciiTheme="majorBidi" w:hAnsiTheme="majorBidi" w:cstheme="majorBidi"/>
                <w:sz w:val="24"/>
                <w:szCs w:val="24"/>
              </w:rPr>
              <w:t>Fname</w:t>
            </w:r>
            <w:proofErr w:type="spellEnd"/>
            <w:r w:rsidRPr="006906D6">
              <w:rPr>
                <w:rFonts w:asciiTheme="majorBidi" w:hAnsiTheme="majorBidi" w:cstheme="majorBidi"/>
                <w:sz w:val="24"/>
                <w:szCs w:val="24"/>
              </w:rPr>
              <w:t xml:space="preserve">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w:t>
            </w:r>
            <w:proofErr w:type="gramStart"/>
            <w:r w:rsidRPr="006906D6">
              <w:rPr>
                <w:rFonts w:asciiTheme="majorBidi" w:hAnsiTheme="majorBidi" w:cstheme="majorBidi"/>
                <w:sz w:val="24"/>
                <w:szCs w:val="24"/>
              </w:rPr>
              <w:t>varchar(</w:t>
            </w:r>
            <w:proofErr w:type="gramEnd"/>
            <w:r w:rsidRPr="006906D6">
              <w:rPr>
                <w:rFonts w:asciiTheme="majorBidi" w:hAnsiTheme="majorBidi" w:cstheme="majorBidi"/>
                <w:sz w:val="24"/>
                <w:szCs w:val="24"/>
              </w:rPr>
              <w:t xml:space="preserve">25), not null </w:t>
            </w:r>
          </w:p>
          <w:p w14:paraId="52475B14" w14:textId="7C05FE48" w:rsidR="00081E7B" w:rsidRPr="006906D6" w:rsidRDefault="00081E7B" w:rsidP="00A70C90">
            <w:pPr>
              <w:spacing w:after="0"/>
              <w:rPr>
                <w:rFonts w:asciiTheme="majorBidi" w:hAnsiTheme="majorBidi" w:cstheme="majorBidi"/>
                <w:sz w:val="24"/>
                <w:szCs w:val="24"/>
              </w:rPr>
            </w:pPr>
            <w:proofErr w:type="spellStart"/>
            <w:r w:rsidRPr="006906D6">
              <w:rPr>
                <w:rFonts w:asciiTheme="majorBidi" w:hAnsiTheme="majorBidi" w:cstheme="majorBidi"/>
                <w:sz w:val="24"/>
                <w:szCs w:val="24"/>
              </w:rPr>
              <w:t>Lname</w:t>
            </w:r>
            <w:proofErr w:type="spellEnd"/>
            <w:r w:rsidRPr="006906D6">
              <w:rPr>
                <w:rFonts w:asciiTheme="majorBidi" w:hAnsiTheme="majorBidi" w:cstheme="majorBidi"/>
                <w:sz w:val="24"/>
                <w:szCs w:val="24"/>
              </w:rPr>
              <w:t xml:space="preserve">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varchar (25), not null </w:t>
            </w:r>
          </w:p>
          <w:p w14:paraId="555F0D15" w14:textId="788F2D8F" w:rsidR="00CC7A5F" w:rsidRPr="006906D6" w:rsidRDefault="00CC7A5F"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PK: </w:t>
            </w:r>
            <w:r w:rsidR="00536EBC" w:rsidRPr="006906D6">
              <w:rPr>
                <w:rFonts w:asciiTheme="majorBidi" w:hAnsiTheme="majorBidi" w:cstheme="majorBidi"/>
                <w:sz w:val="24"/>
                <w:szCs w:val="24"/>
              </w:rPr>
              <w:t xml:space="preserve">ID </w:t>
            </w:r>
            <w:r w:rsidR="00E766BD" w:rsidRPr="006906D6">
              <w:rPr>
                <w:rFonts w:asciiTheme="majorBidi" w:hAnsiTheme="majorBidi" w:cstheme="majorBidi"/>
                <w:sz w:val="24"/>
                <w:szCs w:val="24"/>
              </w:rPr>
              <w:t xml:space="preserve">since it uniquely identifies the </w:t>
            </w:r>
            <w:r w:rsidR="009B385E" w:rsidRPr="006906D6">
              <w:rPr>
                <w:rFonts w:asciiTheme="majorBidi" w:hAnsiTheme="majorBidi" w:cstheme="majorBidi"/>
                <w:sz w:val="24"/>
                <w:szCs w:val="24"/>
              </w:rPr>
              <w:t>candidates</w:t>
            </w:r>
            <w:r w:rsidR="00E766BD" w:rsidRPr="006906D6">
              <w:rPr>
                <w:rFonts w:asciiTheme="majorBidi" w:hAnsiTheme="majorBidi" w:cstheme="majorBidi"/>
                <w:sz w:val="24"/>
                <w:szCs w:val="24"/>
              </w:rPr>
              <w:t xml:space="preserve"> in the relation </w:t>
            </w:r>
          </w:p>
          <w:p w14:paraId="5A226627" w14:textId="682246F6" w:rsidR="00CC7A5F" w:rsidRPr="006906D6" w:rsidRDefault="00CC7A5F"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FK: </w:t>
            </w:r>
            <w:proofErr w:type="spellStart"/>
            <w:r w:rsidR="00536EBC" w:rsidRPr="006906D6">
              <w:rPr>
                <w:rFonts w:asciiTheme="majorBidi" w:hAnsiTheme="majorBidi" w:cstheme="majorBidi"/>
                <w:sz w:val="24"/>
                <w:szCs w:val="24"/>
              </w:rPr>
              <w:t>club_id</w:t>
            </w:r>
            <w:proofErr w:type="spellEnd"/>
            <w:r w:rsidR="00747E78" w:rsidRPr="006906D6">
              <w:rPr>
                <w:rFonts w:asciiTheme="majorBidi" w:hAnsiTheme="majorBidi" w:cstheme="majorBidi"/>
                <w:sz w:val="24"/>
                <w:szCs w:val="24"/>
              </w:rPr>
              <w:t xml:space="preserve">, since the candidates are also enrolled in the club. </w:t>
            </w:r>
            <w:proofErr w:type="gramStart"/>
            <w:r w:rsidR="009B385E" w:rsidRPr="006906D6">
              <w:rPr>
                <w:rFonts w:asciiTheme="majorBidi" w:hAnsiTheme="majorBidi" w:cstheme="majorBidi"/>
                <w:sz w:val="24"/>
                <w:szCs w:val="24"/>
              </w:rPr>
              <w:t>So</w:t>
            </w:r>
            <w:proofErr w:type="gramEnd"/>
            <w:r w:rsidR="009B385E" w:rsidRPr="006906D6">
              <w:rPr>
                <w:rFonts w:asciiTheme="majorBidi" w:hAnsiTheme="majorBidi" w:cstheme="majorBidi"/>
                <w:sz w:val="24"/>
                <w:szCs w:val="24"/>
              </w:rPr>
              <w:t xml:space="preserve"> the FK is used to determine in which club is the candidate enrolled in </w:t>
            </w:r>
          </w:p>
        </w:tc>
      </w:tr>
      <w:tr w:rsidR="00CC7A5F" w:rsidRPr="006906D6" w14:paraId="27D73F38" w14:textId="77777777" w:rsidTr="00BE3AF0">
        <w:tc>
          <w:tcPr>
            <w:tcW w:w="1147" w:type="dxa"/>
            <w:shd w:val="clear" w:color="auto" w:fill="auto"/>
          </w:tcPr>
          <w:p w14:paraId="25B04F8A" w14:textId="77777777" w:rsidR="00CC7A5F" w:rsidRPr="006906D6" w:rsidRDefault="00CC7A5F" w:rsidP="00A70C90">
            <w:pPr>
              <w:pStyle w:val="ListParagraph"/>
              <w:numPr>
                <w:ilvl w:val="0"/>
                <w:numId w:val="5"/>
              </w:numPr>
              <w:spacing w:after="0" w:line="240" w:lineRule="auto"/>
              <w:jc w:val="center"/>
              <w:rPr>
                <w:rFonts w:asciiTheme="majorBidi" w:hAnsiTheme="majorBidi" w:cstheme="majorBidi"/>
                <w:b/>
                <w:bCs/>
                <w:sz w:val="24"/>
                <w:szCs w:val="24"/>
              </w:rPr>
            </w:pPr>
          </w:p>
        </w:tc>
        <w:tc>
          <w:tcPr>
            <w:tcW w:w="2430" w:type="dxa"/>
          </w:tcPr>
          <w:p w14:paraId="77E82B15" w14:textId="08B7EE43" w:rsidR="00CC7A5F" w:rsidRPr="006906D6" w:rsidRDefault="00CC7A5F"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Voters </w:t>
            </w:r>
          </w:p>
        </w:tc>
        <w:tc>
          <w:tcPr>
            <w:tcW w:w="5580" w:type="dxa"/>
          </w:tcPr>
          <w:p w14:paraId="5545F3BA" w14:textId="77777777" w:rsidR="00CC7A5F" w:rsidRPr="006906D6" w:rsidRDefault="00CC7A5F"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This table stores all the needed data about each voter: </w:t>
            </w:r>
          </w:p>
          <w:p w14:paraId="3019A502" w14:textId="631052EB" w:rsidR="003B6E43" w:rsidRPr="006906D6" w:rsidRDefault="003B6E43"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ID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int, not null </w:t>
            </w:r>
          </w:p>
          <w:p w14:paraId="1FEC1CF1" w14:textId="77777777" w:rsidR="003B6E43" w:rsidRPr="006906D6" w:rsidRDefault="003B6E43" w:rsidP="003B6E43">
            <w:pPr>
              <w:spacing w:after="0"/>
              <w:rPr>
                <w:rFonts w:asciiTheme="majorBidi" w:hAnsiTheme="majorBidi" w:cstheme="majorBidi"/>
                <w:sz w:val="24"/>
                <w:szCs w:val="24"/>
              </w:rPr>
            </w:pPr>
            <w:proofErr w:type="spellStart"/>
            <w:r w:rsidRPr="006906D6">
              <w:rPr>
                <w:rFonts w:asciiTheme="majorBidi" w:hAnsiTheme="majorBidi" w:cstheme="majorBidi"/>
                <w:sz w:val="24"/>
                <w:szCs w:val="24"/>
              </w:rPr>
              <w:t>Fname</w:t>
            </w:r>
            <w:proofErr w:type="spellEnd"/>
            <w:r w:rsidRPr="006906D6">
              <w:rPr>
                <w:rFonts w:asciiTheme="majorBidi" w:hAnsiTheme="majorBidi" w:cstheme="majorBidi"/>
                <w:sz w:val="24"/>
                <w:szCs w:val="24"/>
              </w:rPr>
              <w:t xml:space="preserve">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w:t>
            </w:r>
            <w:proofErr w:type="gramStart"/>
            <w:r w:rsidRPr="006906D6">
              <w:rPr>
                <w:rFonts w:asciiTheme="majorBidi" w:hAnsiTheme="majorBidi" w:cstheme="majorBidi"/>
                <w:sz w:val="24"/>
                <w:szCs w:val="24"/>
              </w:rPr>
              <w:t>varchar(</w:t>
            </w:r>
            <w:proofErr w:type="gramEnd"/>
            <w:r w:rsidRPr="006906D6">
              <w:rPr>
                <w:rFonts w:asciiTheme="majorBidi" w:hAnsiTheme="majorBidi" w:cstheme="majorBidi"/>
                <w:sz w:val="24"/>
                <w:szCs w:val="24"/>
              </w:rPr>
              <w:t xml:space="preserve">25), not null </w:t>
            </w:r>
          </w:p>
          <w:p w14:paraId="2276A0C1" w14:textId="70BBFD1D" w:rsidR="003B6E43" w:rsidRPr="006906D6" w:rsidRDefault="003B6E43" w:rsidP="007E4D0A">
            <w:pPr>
              <w:spacing w:after="0"/>
              <w:rPr>
                <w:rFonts w:asciiTheme="majorBidi" w:hAnsiTheme="majorBidi" w:cstheme="majorBidi"/>
                <w:sz w:val="24"/>
                <w:szCs w:val="24"/>
              </w:rPr>
            </w:pPr>
            <w:proofErr w:type="spellStart"/>
            <w:r w:rsidRPr="006906D6">
              <w:rPr>
                <w:rFonts w:asciiTheme="majorBidi" w:hAnsiTheme="majorBidi" w:cstheme="majorBidi"/>
                <w:sz w:val="24"/>
                <w:szCs w:val="24"/>
              </w:rPr>
              <w:t>Lname</w:t>
            </w:r>
            <w:proofErr w:type="spellEnd"/>
            <w:r w:rsidRPr="006906D6">
              <w:rPr>
                <w:rFonts w:asciiTheme="majorBidi" w:hAnsiTheme="majorBidi" w:cstheme="majorBidi"/>
                <w:sz w:val="24"/>
                <w:szCs w:val="24"/>
              </w:rPr>
              <w:t xml:space="preserve">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varchar (25), not null </w:t>
            </w:r>
          </w:p>
          <w:p w14:paraId="55DD3222" w14:textId="45B0C431" w:rsidR="00CC7A5F" w:rsidRPr="006906D6" w:rsidRDefault="00CC7A5F" w:rsidP="007E4D0A">
            <w:pPr>
              <w:spacing w:after="0"/>
              <w:rPr>
                <w:rFonts w:asciiTheme="majorBidi" w:hAnsiTheme="majorBidi" w:cstheme="majorBidi"/>
                <w:sz w:val="24"/>
                <w:szCs w:val="24"/>
              </w:rPr>
            </w:pPr>
            <w:r w:rsidRPr="006906D6">
              <w:rPr>
                <w:rFonts w:asciiTheme="majorBidi" w:hAnsiTheme="majorBidi" w:cstheme="majorBidi"/>
                <w:sz w:val="24"/>
                <w:szCs w:val="24"/>
              </w:rPr>
              <w:t xml:space="preserve">PK: </w:t>
            </w:r>
            <w:proofErr w:type="spellStart"/>
            <w:r w:rsidR="007E4D0A" w:rsidRPr="006906D6">
              <w:rPr>
                <w:rFonts w:asciiTheme="majorBidi" w:hAnsiTheme="majorBidi" w:cstheme="majorBidi"/>
                <w:sz w:val="24"/>
                <w:szCs w:val="24"/>
              </w:rPr>
              <w:t>voters_id</w:t>
            </w:r>
            <w:proofErr w:type="spellEnd"/>
            <w:r w:rsidR="007E4D0A" w:rsidRPr="006906D6">
              <w:rPr>
                <w:rFonts w:asciiTheme="majorBidi" w:hAnsiTheme="majorBidi" w:cstheme="majorBidi"/>
                <w:sz w:val="24"/>
                <w:szCs w:val="24"/>
              </w:rPr>
              <w:t xml:space="preserve"> is considered as a PK since it uniquely identifies the voter </w:t>
            </w:r>
          </w:p>
          <w:p w14:paraId="20C9CF8C" w14:textId="3239454D" w:rsidR="00CC7A5F" w:rsidRPr="006906D6" w:rsidRDefault="00CC7A5F"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FK: </w:t>
            </w:r>
            <w:r w:rsidR="007E4D0A" w:rsidRPr="006906D6">
              <w:rPr>
                <w:rFonts w:asciiTheme="majorBidi" w:hAnsiTheme="majorBidi" w:cstheme="majorBidi"/>
                <w:sz w:val="24"/>
                <w:szCs w:val="24"/>
              </w:rPr>
              <w:t xml:space="preserve">the </w:t>
            </w:r>
            <w:proofErr w:type="spellStart"/>
            <w:r w:rsidR="007E4D0A" w:rsidRPr="006906D6">
              <w:rPr>
                <w:rFonts w:asciiTheme="majorBidi" w:hAnsiTheme="majorBidi" w:cstheme="majorBidi"/>
                <w:sz w:val="24"/>
                <w:szCs w:val="24"/>
              </w:rPr>
              <w:t>club_id</w:t>
            </w:r>
            <w:proofErr w:type="spellEnd"/>
            <w:r w:rsidR="007E4D0A" w:rsidRPr="006906D6">
              <w:rPr>
                <w:rFonts w:asciiTheme="majorBidi" w:hAnsiTheme="majorBidi" w:cstheme="majorBidi"/>
                <w:sz w:val="24"/>
                <w:szCs w:val="24"/>
              </w:rPr>
              <w:t xml:space="preserve"> is the FK since it </w:t>
            </w:r>
            <w:r w:rsidR="00F30BB2" w:rsidRPr="006906D6">
              <w:rPr>
                <w:rFonts w:asciiTheme="majorBidi" w:hAnsiTheme="majorBidi" w:cstheme="majorBidi"/>
                <w:sz w:val="24"/>
                <w:szCs w:val="24"/>
              </w:rPr>
              <w:t xml:space="preserve">references another table, and since the voters are enrolled in a club. </w:t>
            </w:r>
          </w:p>
        </w:tc>
      </w:tr>
      <w:tr w:rsidR="00CC7A5F" w:rsidRPr="006906D6" w14:paraId="46E7D4EE" w14:textId="77777777" w:rsidTr="00BE3AF0">
        <w:tc>
          <w:tcPr>
            <w:tcW w:w="1147" w:type="dxa"/>
            <w:shd w:val="clear" w:color="auto" w:fill="auto"/>
          </w:tcPr>
          <w:p w14:paraId="07A11CB1" w14:textId="77777777" w:rsidR="00CC7A5F" w:rsidRPr="006906D6" w:rsidRDefault="00CC7A5F" w:rsidP="00A70C90">
            <w:pPr>
              <w:pStyle w:val="ListParagraph"/>
              <w:numPr>
                <w:ilvl w:val="0"/>
                <w:numId w:val="5"/>
              </w:numPr>
              <w:spacing w:after="0" w:line="240" w:lineRule="auto"/>
              <w:jc w:val="center"/>
              <w:rPr>
                <w:rFonts w:asciiTheme="majorBidi" w:hAnsiTheme="majorBidi" w:cstheme="majorBidi"/>
                <w:b/>
                <w:bCs/>
                <w:sz w:val="24"/>
                <w:szCs w:val="24"/>
              </w:rPr>
            </w:pPr>
          </w:p>
        </w:tc>
        <w:tc>
          <w:tcPr>
            <w:tcW w:w="2430" w:type="dxa"/>
          </w:tcPr>
          <w:p w14:paraId="4AD66181" w14:textId="6B2803EA" w:rsidR="00CC7A5F" w:rsidRPr="006906D6" w:rsidRDefault="00CC7A5F"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Teachers </w:t>
            </w:r>
          </w:p>
        </w:tc>
        <w:tc>
          <w:tcPr>
            <w:tcW w:w="5580" w:type="dxa"/>
          </w:tcPr>
          <w:p w14:paraId="2E50CFC2" w14:textId="77777777" w:rsidR="00A70C90" w:rsidRPr="006906D6" w:rsidRDefault="007F0735" w:rsidP="00A70C90">
            <w:pPr>
              <w:spacing w:after="0"/>
              <w:jc w:val="both"/>
              <w:rPr>
                <w:rFonts w:asciiTheme="majorBidi" w:hAnsiTheme="majorBidi" w:cstheme="majorBidi"/>
                <w:sz w:val="24"/>
                <w:szCs w:val="24"/>
              </w:rPr>
            </w:pPr>
            <w:r w:rsidRPr="006906D6">
              <w:rPr>
                <w:rFonts w:asciiTheme="majorBidi" w:hAnsiTheme="majorBidi" w:cstheme="majorBidi"/>
                <w:sz w:val="24"/>
                <w:szCs w:val="24"/>
              </w:rPr>
              <w:t xml:space="preserve">Each teacher has an: </w:t>
            </w:r>
          </w:p>
          <w:p w14:paraId="5431FC40" w14:textId="77777777" w:rsidR="007F0735" w:rsidRPr="006906D6" w:rsidRDefault="007F0735" w:rsidP="00A70C90">
            <w:pPr>
              <w:spacing w:after="0"/>
              <w:jc w:val="both"/>
              <w:rPr>
                <w:rFonts w:asciiTheme="majorBidi" w:hAnsiTheme="majorBidi" w:cstheme="majorBidi"/>
                <w:sz w:val="24"/>
                <w:szCs w:val="24"/>
              </w:rPr>
            </w:pPr>
            <w:r w:rsidRPr="006906D6">
              <w:rPr>
                <w:rFonts w:asciiTheme="majorBidi" w:hAnsiTheme="majorBidi" w:cstheme="majorBidi"/>
                <w:sz w:val="24"/>
                <w:szCs w:val="24"/>
              </w:rPr>
              <w:t xml:space="preserve">ID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int, not null </w:t>
            </w:r>
          </w:p>
          <w:p w14:paraId="1CA70FAC" w14:textId="77777777" w:rsidR="007F0735" w:rsidRPr="006906D6" w:rsidRDefault="007F0735" w:rsidP="00A70C90">
            <w:pPr>
              <w:spacing w:after="0"/>
              <w:rPr>
                <w:rFonts w:asciiTheme="majorBidi" w:hAnsiTheme="majorBidi" w:cstheme="majorBidi"/>
                <w:sz w:val="24"/>
                <w:szCs w:val="24"/>
              </w:rPr>
            </w:pPr>
            <w:proofErr w:type="spellStart"/>
            <w:r w:rsidRPr="006906D6">
              <w:rPr>
                <w:rFonts w:asciiTheme="majorBidi" w:hAnsiTheme="majorBidi" w:cstheme="majorBidi"/>
                <w:sz w:val="24"/>
                <w:szCs w:val="24"/>
              </w:rPr>
              <w:t>Fname</w:t>
            </w:r>
            <w:proofErr w:type="spellEnd"/>
            <w:r w:rsidRPr="006906D6">
              <w:rPr>
                <w:rFonts w:asciiTheme="majorBidi" w:hAnsiTheme="majorBidi" w:cstheme="majorBidi"/>
                <w:sz w:val="24"/>
                <w:szCs w:val="24"/>
              </w:rPr>
              <w:t xml:space="preserve">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w:t>
            </w:r>
            <w:proofErr w:type="gramStart"/>
            <w:r w:rsidRPr="006906D6">
              <w:rPr>
                <w:rFonts w:asciiTheme="majorBidi" w:hAnsiTheme="majorBidi" w:cstheme="majorBidi"/>
                <w:sz w:val="24"/>
                <w:szCs w:val="24"/>
              </w:rPr>
              <w:t>varchar(</w:t>
            </w:r>
            <w:proofErr w:type="gramEnd"/>
            <w:r w:rsidRPr="006906D6">
              <w:rPr>
                <w:rFonts w:asciiTheme="majorBidi" w:hAnsiTheme="majorBidi" w:cstheme="majorBidi"/>
                <w:sz w:val="24"/>
                <w:szCs w:val="24"/>
              </w:rPr>
              <w:t xml:space="preserve">25), not null </w:t>
            </w:r>
          </w:p>
          <w:p w14:paraId="50110CF4" w14:textId="77777777" w:rsidR="007F0735" w:rsidRPr="006906D6" w:rsidRDefault="007F0735" w:rsidP="00A70C90">
            <w:pPr>
              <w:spacing w:after="0"/>
              <w:rPr>
                <w:rFonts w:asciiTheme="majorBidi" w:hAnsiTheme="majorBidi" w:cstheme="majorBidi"/>
                <w:sz w:val="24"/>
                <w:szCs w:val="24"/>
              </w:rPr>
            </w:pPr>
            <w:proofErr w:type="spellStart"/>
            <w:r w:rsidRPr="006906D6">
              <w:rPr>
                <w:rFonts w:asciiTheme="majorBidi" w:hAnsiTheme="majorBidi" w:cstheme="majorBidi"/>
                <w:sz w:val="24"/>
                <w:szCs w:val="24"/>
              </w:rPr>
              <w:t>Lname</w:t>
            </w:r>
            <w:proofErr w:type="spellEnd"/>
            <w:r w:rsidRPr="006906D6">
              <w:rPr>
                <w:rFonts w:asciiTheme="majorBidi" w:hAnsiTheme="majorBidi" w:cstheme="majorBidi"/>
                <w:sz w:val="24"/>
                <w:szCs w:val="24"/>
              </w:rPr>
              <w:t xml:space="preserve">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varchar (25), not null </w:t>
            </w:r>
          </w:p>
          <w:p w14:paraId="45029E9E" w14:textId="1A475D4E" w:rsidR="007F0735" w:rsidRPr="006906D6" w:rsidRDefault="007F0735"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ROLE </w:t>
            </w:r>
            <w:r w:rsidR="00D964E2" w:rsidRPr="006906D6">
              <w:rPr>
                <w:rFonts w:asciiTheme="majorBidi" w:hAnsiTheme="majorBidi" w:cstheme="majorBidi"/>
                <w:sz w:val="24"/>
                <w:szCs w:val="24"/>
              </w:rPr>
              <w:sym w:font="Wingdings" w:char="F0E0"/>
            </w:r>
            <w:r w:rsidR="00D964E2" w:rsidRPr="006906D6">
              <w:rPr>
                <w:rFonts w:asciiTheme="majorBidi" w:hAnsiTheme="majorBidi" w:cstheme="majorBidi"/>
                <w:sz w:val="24"/>
                <w:szCs w:val="24"/>
              </w:rPr>
              <w:t xml:space="preserve"> varchar940), null </w:t>
            </w:r>
          </w:p>
          <w:p w14:paraId="392AD3D1" w14:textId="77777777" w:rsidR="007F0735" w:rsidRPr="006906D6" w:rsidRDefault="007F0735"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PK: ID since it uniquely identifies the tuple in the relation </w:t>
            </w:r>
          </w:p>
          <w:p w14:paraId="1D677C57" w14:textId="3F77FA9F" w:rsidR="007F0735" w:rsidRPr="006906D6" w:rsidRDefault="007F0735" w:rsidP="00A70C90">
            <w:pPr>
              <w:spacing w:after="0"/>
              <w:jc w:val="both"/>
              <w:rPr>
                <w:rFonts w:asciiTheme="majorBidi" w:hAnsiTheme="majorBidi" w:cstheme="majorBidi"/>
                <w:sz w:val="24"/>
                <w:szCs w:val="24"/>
              </w:rPr>
            </w:pPr>
            <w:r w:rsidRPr="006906D6">
              <w:rPr>
                <w:rFonts w:asciiTheme="majorBidi" w:hAnsiTheme="majorBidi" w:cstheme="majorBidi"/>
                <w:sz w:val="24"/>
                <w:szCs w:val="24"/>
              </w:rPr>
              <w:t xml:space="preserve">FK: </w:t>
            </w:r>
            <w:proofErr w:type="spellStart"/>
            <w:r w:rsidRPr="006906D6">
              <w:rPr>
                <w:rFonts w:asciiTheme="majorBidi" w:hAnsiTheme="majorBidi" w:cstheme="majorBidi"/>
                <w:sz w:val="24"/>
                <w:szCs w:val="24"/>
              </w:rPr>
              <w:t>club_id</w:t>
            </w:r>
            <w:proofErr w:type="spellEnd"/>
            <w:r w:rsidRPr="006906D6">
              <w:rPr>
                <w:rFonts w:asciiTheme="majorBidi" w:hAnsiTheme="majorBidi" w:cstheme="majorBidi"/>
                <w:sz w:val="24"/>
                <w:szCs w:val="24"/>
              </w:rPr>
              <w:t xml:space="preserve">, since the </w:t>
            </w:r>
            <w:r w:rsidR="00D964E2" w:rsidRPr="006906D6">
              <w:rPr>
                <w:rFonts w:asciiTheme="majorBidi" w:hAnsiTheme="majorBidi" w:cstheme="majorBidi"/>
                <w:sz w:val="24"/>
                <w:szCs w:val="24"/>
              </w:rPr>
              <w:t>teachers</w:t>
            </w:r>
            <w:r w:rsidRPr="006906D6">
              <w:rPr>
                <w:rFonts w:asciiTheme="majorBidi" w:hAnsiTheme="majorBidi" w:cstheme="majorBidi"/>
                <w:sz w:val="24"/>
                <w:szCs w:val="24"/>
              </w:rPr>
              <w:t xml:space="preserve"> are also enrolled in the club.</w:t>
            </w:r>
            <w:r w:rsidR="00D964E2" w:rsidRPr="006906D6">
              <w:rPr>
                <w:rFonts w:asciiTheme="majorBidi" w:hAnsiTheme="majorBidi" w:cstheme="majorBidi"/>
                <w:sz w:val="24"/>
                <w:szCs w:val="24"/>
              </w:rPr>
              <w:t xml:space="preserve"> The teacher is identified according to what club he/she is enrolled in. </w:t>
            </w:r>
          </w:p>
        </w:tc>
      </w:tr>
      <w:tr w:rsidR="00CC7A5F" w:rsidRPr="006906D6" w14:paraId="73408419" w14:textId="77777777" w:rsidTr="00BE3AF0">
        <w:tc>
          <w:tcPr>
            <w:tcW w:w="1147" w:type="dxa"/>
            <w:shd w:val="clear" w:color="auto" w:fill="auto"/>
          </w:tcPr>
          <w:p w14:paraId="46E08321" w14:textId="77777777" w:rsidR="00CC7A5F" w:rsidRPr="006906D6" w:rsidRDefault="00CC7A5F" w:rsidP="00A70C90">
            <w:pPr>
              <w:pStyle w:val="ListParagraph"/>
              <w:numPr>
                <w:ilvl w:val="0"/>
                <w:numId w:val="5"/>
              </w:numPr>
              <w:spacing w:after="0" w:line="240" w:lineRule="auto"/>
              <w:jc w:val="center"/>
              <w:rPr>
                <w:rFonts w:asciiTheme="majorBidi" w:hAnsiTheme="majorBidi" w:cstheme="majorBidi"/>
                <w:b/>
                <w:bCs/>
                <w:sz w:val="24"/>
                <w:szCs w:val="24"/>
              </w:rPr>
            </w:pPr>
          </w:p>
        </w:tc>
        <w:tc>
          <w:tcPr>
            <w:tcW w:w="2430" w:type="dxa"/>
          </w:tcPr>
          <w:p w14:paraId="2E136C92" w14:textId="2872546D" w:rsidR="00CC7A5F" w:rsidRPr="006906D6" w:rsidRDefault="00CC7A5F"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Clubs </w:t>
            </w:r>
          </w:p>
        </w:tc>
        <w:tc>
          <w:tcPr>
            <w:tcW w:w="5580" w:type="dxa"/>
          </w:tcPr>
          <w:p w14:paraId="3627FF05" w14:textId="280D96FB" w:rsidR="00CC7A5F" w:rsidRPr="006906D6" w:rsidRDefault="00D964E2" w:rsidP="00A70C90">
            <w:pPr>
              <w:spacing w:after="0"/>
              <w:rPr>
                <w:rFonts w:asciiTheme="majorBidi" w:hAnsiTheme="majorBidi" w:cstheme="majorBidi"/>
                <w:sz w:val="24"/>
                <w:szCs w:val="24"/>
              </w:rPr>
            </w:pPr>
            <w:r w:rsidRPr="006906D6">
              <w:rPr>
                <w:rFonts w:asciiTheme="majorBidi" w:hAnsiTheme="majorBidi" w:cstheme="majorBidi"/>
                <w:sz w:val="24"/>
                <w:szCs w:val="24"/>
              </w:rPr>
              <w:t>This table represents many clubs that candidates</w:t>
            </w:r>
            <w:r w:rsidR="00ED698F" w:rsidRPr="006906D6">
              <w:rPr>
                <w:rFonts w:asciiTheme="majorBidi" w:hAnsiTheme="majorBidi" w:cstheme="majorBidi"/>
                <w:sz w:val="24"/>
                <w:szCs w:val="24"/>
              </w:rPr>
              <w:t>, voters, and teachers can enroll in. It includes all the details need</w:t>
            </w:r>
            <w:ins w:id="5" w:author="Microsoft Word" w:date="2024-08-28T02:58:00Z" w16du:dateUtc="2024-08-27T23:58:00Z">
              <w:r w:rsidR="00A70C90" w:rsidRPr="006906D6">
                <w:rPr>
                  <w:rFonts w:asciiTheme="majorBidi" w:hAnsiTheme="majorBidi" w:cstheme="majorBidi"/>
                  <w:sz w:val="24"/>
                  <w:szCs w:val="24"/>
                </w:rPr>
                <w:t>:</w:t>
              </w:r>
            </w:ins>
            <w:r w:rsidR="00A70C90" w:rsidRPr="006906D6">
              <w:rPr>
                <w:rFonts w:asciiTheme="majorBidi" w:hAnsiTheme="majorBidi" w:cstheme="majorBidi"/>
                <w:sz w:val="24"/>
                <w:szCs w:val="24"/>
              </w:rPr>
              <w:t xml:space="preserve"> </w:t>
            </w:r>
          </w:p>
          <w:p w14:paraId="376F38C3" w14:textId="77777777" w:rsidR="00ED698F" w:rsidRPr="006906D6" w:rsidRDefault="00ED698F"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ID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int, not null </w:t>
            </w:r>
          </w:p>
          <w:p w14:paraId="40E1516E" w14:textId="77777777" w:rsidR="00ED698F" w:rsidRPr="006906D6" w:rsidRDefault="00ED698F" w:rsidP="00ED698F">
            <w:pPr>
              <w:spacing w:after="0"/>
              <w:rPr>
                <w:rFonts w:asciiTheme="majorBidi" w:hAnsiTheme="majorBidi" w:cstheme="majorBidi"/>
                <w:sz w:val="24"/>
                <w:szCs w:val="24"/>
              </w:rPr>
            </w:pPr>
            <w:proofErr w:type="spellStart"/>
            <w:r w:rsidRPr="006906D6">
              <w:rPr>
                <w:rFonts w:asciiTheme="majorBidi" w:hAnsiTheme="majorBidi" w:cstheme="majorBidi"/>
                <w:sz w:val="24"/>
                <w:szCs w:val="24"/>
              </w:rPr>
              <w:t>Fname</w:t>
            </w:r>
            <w:proofErr w:type="spellEnd"/>
            <w:r w:rsidRPr="006906D6">
              <w:rPr>
                <w:rFonts w:asciiTheme="majorBidi" w:hAnsiTheme="majorBidi" w:cstheme="majorBidi"/>
                <w:sz w:val="24"/>
                <w:szCs w:val="24"/>
              </w:rPr>
              <w:t xml:space="preserve">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w:t>
            </w:r>
            <w:proofErr w:type="gramStart"/>
            <w:r w:rsidRPr="006906D6">
              <w:rPr>
                <w:rFonts w:asciiTheme="majorBidi" w:hAnsiTheme="majorBidi" w:cstheme="majorBidi"/>
                <w:sz w:val="24"/>
                <w:szCs w:val="24"/>
              </w:rPr>
              <w:t>varchar(</w:t>
            </w:r>
            <w:proofErr w:type="gramEnd"/>
            <w:r w:rsidRPr="006906D6">
              <w:rPr>
                <w:rFonts w:asciiTheme="majorBidi" w:hAnsiTheme="majorBidi" w:cstheme="majorBidi"/>
                <w:sz w:val="24"/>
                <w:szCs w:val="24"/>
              </w:rPr>
              <w:t xml:space="preserve">25), not null </w:t>
            </w:r>
          </w:p>
          <w:p w14:paraId="1EFDB278" w14:textId="77777777" w:rsidR="00ED698F" w:rsidRPr="006906D6" w:rsidRDefault="00ED698F" w:rsidP="00ED698F">
            <w:pPr>
              <w:spacing w:after="0"/>
              <w:rPr>
                <w:rFonts w:asciiTheme="majorBidi" w:hAnsiTheme="majorBidi" w:cstheme="majorBidi"/>
                <w:sz w:val="24"/>
                <w:szCs w:val="24"/>
              </w:rPr>
            </w:pPr>
            <w:proofErr w:type="spellStart"/>
            <w:r w:rsidRPr="006906D6">
              <w:rPr>
                <w:rFonts w:asciiTheme="majorBidi" w:hAnsiTheme="majorBidi" w:cstheme="majorBidi"/>
                <w:sz w:val="24"/>
                <w:szCs w:val="24"/>
              </w:rPr>
              <w:t>Lname</w:t>
            </w:r>
            <w:proofErr w:type="spellEnd"/>
            <w:r w:rsidRPr="006906D6">
              <w:rPr>
                <w:rFonts w:asciiTheme="majorBidi" w:hAnsiTheme="majorBidi" w:cstheme="majorBidi"/>
                <w:sz w:val="24"/>
                <w:szCs w:val="24"/>
              </w:rPr>
              <w:t xml:space="preserve">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varchar (25), not null </w:t>
            </w:r>
          </w:p>
          <w:p w14:paraId="05B46057" w14:textId="77777777" w:rsidR="00ED698F" w:rsidRPr="006906D6" w:rsidRDefault="00ED698F" w:rsidP="00ED698F">
            <w:pPr>
              <w:spacing w:after="0"/>
              <w:rPr>
                <w:rFonts w:asciiTheme="majorBidi" w:hAnsiTheme="majorBidi" w:cstheme="majorBidi"/>
                <w:sz w:val="24"/>
                <w:szCs w:val="24"/>
              </w:rPr>
            </w:pPr>
            <w:r w:rsidRPr="006906D6">
              <w:rPr>
                <w:rFonts w:asciiTheme="majorBidi" w:hAnsiTheme="majorBidi" w:cstheme="majorBidi"/>
                <w:sz w:val="24"/>
                <w:szCs w:val="24"/>
              </w:rPr>
              <w:t xml:space="preserve">PK: ID since it uniquely identifies the tuple in the relation </w:t>
            </w:r>
          </w:p>
          <w:p w14:paraId="10614F23" w14:textId="77777777" w:rsidR="005A6A43" w:rsidRPr="006906D6" w:rsidRDefault="00ED698F"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FK: </w:t>
            </w:r>
            <w:proofErr w:type="spellStart"/>
            <w:r w:rsidRPr="006906D6">
              <w:rPr>
                <w:rFonts w:asciiTheme="majorBidi" w:hAnsiTheme="majorBidi" w:cstheme="majorBidi"/>
                <w:sz w:val="24"/>
                <w:szCs w:val="24"/>
              </w:rPr>
              <w:t>club_id</w:t>
            </w:r>
            <w:proofErr w:type="spellEnd"/>
            <w:r w:rsidRPr="006906D6">
              <w:rPr>
                <w:rFonts w:asciiTheme="majorBidi" w:hAnsiTheme="majorBidi" w:cstheme="majorBidi"/>
                <w:sz w:val="24"/>
                <w:szCs w:val="24"/>
              </w:rPr>
              <w:t>, since the candidates are also enrolled in the club.</w:t>
            </w:r>
          </w:p>
          <w:p w14:paraId="45D1D899" w14:textId="40F84AFB" w:rsidR="00A70C90" w:rsidRPr="006906D6" w:rsidRDefault="00A70C90"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Name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w:t>
            </w:r>
            <w:proofErr w:type="gramStart"/>
            <w:r w:rsidRPr="006906D6">
              <w:rPr>
                <w:rFonts w:asciiTheme="majorBidi" w:hAnsiTheme="majorBidi" w:cstheme="majorBidi"/>
                <w:sz w:val="24"/>
                <w:szCs w:val="24"/>
              </w:rPr>
              <w:t>varchar(</w:t>
            </w:r>
            <w:proofErr w:type="gramEnd"/>
            <w:r w:rsidRPr="006906D6">
              <w:rPr>
                <w:rFonts w:asciiTheme="majorBidi" w:hAnsiTheme="majorBidi" w:cstheme="majorBidi"/>
                <w:sz w:val="24"/>
                <w:szCs w:val="24"/>
              </w:rPr>
              <w:t xml:space="preserve">30), not null </w:t>
            </w:r>
          </w:p>
          <w:p w14:paraId="59EB8792" w14:textId="46384E09" w:rsidR="00CD6DF9" w:rsidRPr="006906D6" w:rsidRDefault="00ED698F" w:rsidP="00695751">
            <w:pPr>
              <w:spacing w:after="0"/>
              <w:rPr>
                <w:rFonts w:asciiTheme="majorBidi" w:hAnsiTheme="majorBidi" w:cstheme="majorBidi"/>
                <w:sz w:val="24"/>
                <w:szCs w:val="24"/>
              </w:rPr>
            </w:pPr>
            <w:r w:rsidRPr="006906D6">
              <w:rPr>
                <w:rFonts w:asciiTheme="majorBidi" w:hAnsiTheme="majorBidi" w:cstheme="majorBidi"/>
                <w:sz w:val="24"/>
                <w:szCs w:val="24"/>
              </w:rPr>
              <w:t xml:space="preserve">PK: ID </w:t>
            </w:r>
            <w:r w:rsidR="00A70C90" w:rsidRPr="006906D6">
              <w:rPr>
                <w:rFonts w:asciiTheme="majorBidi" w:hAnsiTheme="majorBidi" w:cstheme="majorBidi"/>
                <w:sz w:val="24"/>
                <w:szCs w:val="24"/>
              </w:rPr>
              <w:t xml:space="preserve">since each club is uniquely identified by its ID </w:t>
            </w:r>
            <w:r w:rsidRPr="006906D6">
              <w:rPr>
                <w:rFonts w:asciiTheme="majorBidi" w:hAnsiTheme="majorBidi" w:cstheme="majorBidi"/>
                <w:sz w:val="24"/>
                <w:szCs w:val="24"/>
              </w:rPr>
              <w:t xml:space="preserve"> </w:t>
            </w:r>
          </w:p>
          <w:p w14:paraId="57C5EEF5" w14:textId="77777777" w:rsidR="00CD6DF9" w:rsidRPr="006906D6" w:rsidRDefault="00CD6DF9" w:rsidP="00A70C90">
            <w:pPr>
              <w:spacing w:after="0"/>
              <w:rPr>
                <w:rFonts w:asciiTheme="majorBidi" w:hAnsiTheme="majorBidi" w:cstheme="majorBidi"/>
                <w:sz w:val="24"/>
                <w:szCs w:val="24"/>
              </w:rPr>
            </w:pPr>
          </w:p>
          <w:p w14:paraId="3A38DFE0" w14:textId="59D1B6D4" w:rsidR="00CD6DF9" w:rsidRPr="006906D6" w:rsidRDefault="00CD6DF9" w:rsidP="00A70C90">
            <w:pPr>
              <w:spacing w:after="0"/>
              <w:rPr>
                <w:rFonts w:asciiTheme="majorBidi" w:hAnsiTheme="majorBidi" w:cstheme="majorBidi"/>
                <w:sz w:val="24"/>
                <w:szCs w:val="24"/>
              </w:rPr>
            </w:pPr>
          </w:p>
        </w:tc>
      </w:tr>
      <w:tr w:rsidR="00CC7A5F" w:rsidRPr="006906D6" w14:paraId="11884C26" w14:textId="77777777" w:rsidTr="00BE3AF0">
        <w:tc>
          <w:tcPr>
            <w:tcW w:w="1147" w:type="dxa"/>
            <w:shd w:val="clear" w:color="auto" w:fill="auto"/>
          </w:tcPr>
          <w:p w14:paraId="11B4CAE5" w14:textId="77777777" w:rsidR="00CC7A5F" w:rsidRPr="006906D6" w:rsidRDefault="00CC7A5F" w:rsidP="00A70C90">
            <w:pPr>
              <w:pStyle w:val="ListParagraph"/>
              <w:numPr>
                <w:ilvl w:val="0"/>
                <w:numId w:val="5"/>
              </w:numPr>
              <w:spacing w:after="0" w:line="240" w:lineRule="auto"/>
              <w:jc w:val="center"/>
              <w:rPr>
                <w:rFonts w:asciiTheme="majorBidi" w:hAnsiTheme="majorBidi" w:cstheme="majorBidi"/>
                <w:b/>
                <w:bCs/>
                <w:sz w:val="24"/>
                <w:szCs w:val="24"/>
              </w:rPr>
            </w:pPr>
          </w:p>
        </w:tc>
        <w:tc>
          <w:tcPr>
            <w:tcW w:w="2430" w:type="dxa"/>
          </w:tcPr>
          <w:p w14:paraId="5FD879D9" w14:textId="27E5462D" w:rsidR="00CC7A5F" w:rsidRPr="006906D6" w:rsidRDefault="00CC7A5F"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Votes </w:t>
            </w:r>
          </w:p>
        </w:tc>
        <w:tc>
          <w:tcPr>
            <w:tcW w:w="5580" w:type="dxa"/>
          </w:tcPr>
          <w:p w14:paraId="61C38425" w14:textId="77777777" w:rsidR="00CC7A5F" w:rsidRPr="006906D6" w:rsidRDefault="00326175"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This table was the result of mapping since we had a M:M relationship between </w:t>
            </w:r>
            <w:r w:rsidR="00EA3B57" w:rsidRPr="006906D6">
              <w:rPr>
                <w:rFonts w:asciiTheme="majorBidi" w:hAnsiTheme="majorBidi" w:cstheme="majorBidi"/>
                <w:sz w:val="24"/>
                <w:szCs w:val="24"/>
              </w:rPr>
              <w:t xml:space="preserve">the voters and the candidates. </w:t>
            </w:r>
            <w:r w:rsidR="0014311E" w:rsidRPr="006906D6">
              <w:rPr>
                <w:rFonts w:asciiTheme="majorBidi" w:hAnsiTheme="majorBidi" w:cstheme="majorBidi"/>
                <w:sz w:val="24"/>
                <w:szCs w:val="24"/>
              </w:rPr>
              <w:t>It includes the attributes (</w:t>
            </w:r>
            <w:proofErr w:type="spellStart"/>
            <w:r w:rsidR="0014311E" w:rsidRPr="006906D6">
              <w:rPr>
                <w:rFonts w:asciiTheme="majorBidi" w:hAnsiTheme="majorBidi" w:cstheme="majorBidi"/>
                <w:sz w:val="24"/>
                <w:szCs w:val="24"/>
              </w:rPr>
              <w:t>candidates_id</w:t>
            </w:r>
            <w:proofErr w:type="spellEnd"/>
            <w:r w:rsidR="0014311E" w:rsidRPr="006906D6">
              <w:rPr>
                <w:rFonts w:asciiTheme="majorBidi" w:hAnsiTheme="majorBidi" w:cstheme="majorBidi"/>
                <w:sz w:val="24"/>
                <w:szCs w:val="24"/>
              </w:rPr>
              <w:t xml:space="preserve">, </w:t>
            </w:r>
            <w:proofErr w:type="spellStart"/>
            <w:r w:rsidR="0014311E" w:rsidRPr="006906D6">
              <w:rPr>
                <w:rFonts w:asciiTheme="majorBidi" w:hAnsiTheme="majorBidi" w:cstheme="majorBidi"/>
                <w:sz w:val="24"/>
                <w:szCs w:val="24"/>
              </w:rPr>
              <w:t>teachers_id</w:t>
            </w:r>
            <w:proofErr w:type="spellEnd"/>
            <w:r w:rsidR="0014311E" w:rsidRPr="006906D6">
              <w:rPr>
                <w:rFonts w:asciiTheme="majorBidi" w:hAnsiTheme="majorBidi" w:cstheme="majorBidi"/>
                <w:sz w:val="24"/>
                <w:szCs w:val="24"/>
              </w:rPr>
              <w:t xml:space="preserve">) they are both PK and FK since the votes depend on those </w:t>
            </w:r>
            <w:proofErr w:type="gramStart"/>
            <w:r w:rsidR="0014311E" w:rsidRPr="006906D6">
              <w:rPr>
                <w:rFonts w:asciiTheme="majorBidi" w:hAnsiTheme="majorBidi" w:cstheme="majorBidi"/>
                <w:sz w:val="24"/>
                <w:szCs w:val="24"/>
              </w:rPr>
              <w:t>ids</w:t>
            </w:r>
            <w:proofErr w:type="gramEnd"/>
            <w:r w:rsidR="0014311E" w:rsidRPr="006906D6">
              <w:rPr>
                <w:rFonts w:asciiTheme="majorBidi" w:hAnsiTheme="majorBidi" w:cstheme="majorBidi"/>
                <w:sz w:val="24"/>
                <w:szCs w:val="24"/>
              </w:rPr>
              <w:t xml:space="preserve"> but they are considered FK because they reference another table. </w:t>
            </w:r>
          </w:p>
          <w:p w14:paraId="4791F017" w14:textId="77777777" w:rsidR="00280090" w:rsidRPr="006906D6" w:rsidRDefault="00280090" w:rsidP="00A70C90">
            <w:pPr>
              <w:spacing w:after="0"/>
              <w:rPr>
                <w:rFonts w:asciiTheme="majorBidi" w:hAnsiTheme="majorBidi" w:cstheme="majorBidi"/>
                <w:sz w:val="24"/>
                <w:szCs w:val="24"/>
              </w:rPr>
            </w:pPr>
          </w:p>
          <w:p w14:paraId="5DA83DD5" w14:textId="77777777" w:rsidR="00280090" w:rsidRPr="006906D6" w:rsidRDefault="00280090" w:rsidP="00A70C90">
            <w:pPr>
              <w:spacing w:after="0"/>
              <w:rPr>
                <w:rFonts w:asciiTheme="majorBidi" w:hAnsiTheme="majorBidi" w:cstheme="majorBidi"/>
                <w:sz w:val="24"/>
                <w:szCs w:val="24"/>
              </w:rPr>
            </w:pPr>
          </w:p>
          <w:p w14:paraId="6119679E" w14:textId="77777777" w:rsidR="00280090" w:rsidRPr="006906D6" w:rsidRDefault="00280090" w:rsidP="00A70C90">
            <w:pPr>
              <w:spacing w:after="0"/>
              <w:rPr>
                <w:rFonts w:asciiTheme="majorBidi" w:hAnsiTheme="majorBidi" w:cstheme="majorBidi"/>
                <w:sz w:val="24"/>
                <w:szCs w:val="24"/>
              </w:rPr>
            </w:pPr>
          </w:p>
          <w:p w14:paraId="0EC75EB0" w14:textId="59FB04E2" w:rsidR="00280090" w:rsidRPr="006906D6" w:rsidRDefault="00280090" w:rsidP="00A70C90">
            <w:pPr>
              <w:spacing w:after="0"/>
              <w:rPr>
                <w:rFonts w:asciiTheme="majorBidi" w:hAnsiTheme="majorBidi" w:cstheme="majorBidi"/>
                <w:sz w:val="24"/>
                <w:szCs w:val="24"/>
              </w:rPr>
            </w:pPr>
          </w:p>
        </w:tc>
      </w:tr>
      <w:tr w:rsidR="00CC7A5F" w:rsidRPr="006906D6" w14:paraId="49B5A1CF" w14:textId="77777777" w:rsidTr="00BE3AF0">
        <w:tc>
          <w:tcPr>
            <w:tcW w:w="1147" w:type="dxa"/>
            <w:shd w:val="clear" w:color="auto" w:fill="auto"/>
          </w:tcPr>
          <w:p w14:paraId="6549D0AE" w14:textId="77777777" w:rsidR="00CC7A5F" w:rsidRPr="006906D6" w:rsidRDefault="00CC7A5F" w:rsidP="00A70C90">
            <w:pPr>
              <w:pStyle w:val="ListParagraph"/>
              <w:numPr>
                <w:ilvl w:val="0"/>
                <w:numId w:val="5"/>
              </w:numPr>
              <w:spacing w:after="0" w:line="240" w:lineRule="auto"/>
              <w:jc w:val="center"/>
              <w:rPr>
                <w:rFonts w:asciiTheme="majorBidi" w:hAnsiTheme="majorBidi" w:cstheme="majorBidi"/>
                <w:b/>
                <w:bCs/>
                <w:sz w:val="24"/>
                <w:szCs w:val="24"/>
              </w:rPr>
            </w:pPr>
          </w:p>
        </w:tc>
        <w:tc>
          <w:tcPr>
            <w:tcW w:w="2430" w:type="dxa"/>
          </w:tcPr>
          <w:p w14:paraId="5BD7927A" w14:textId="2C340ABE" w:rsidR="00CC7A5F" w:rsidRPr="006906D6" w:rsidRDefault="00CC7A5F"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Mentors </w:t>
            </w:r>
          </w:p>
        </w:tc>
        <w:tc>
          <w:tcPr>
            <w:tcW w:w="5580" w:type="dxa"/>
          </w:tcPr>
          <w:p w14:paraId="781B4867" w14:textId="63F9DD13" w:rsidR="00CC7A5F" w:rsidRPr="006906D6" w:rsidRDefault="008C41B0"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This table was the result of mapping since we had a M:M relationship between the teachers and the candidates with the relationship (mentor). </w:t>
            </w:r>
            <w:r w:rsidR="000A4E92" w:rsidRPr="006906D6">
              <w:rPr>
                <w:rFonts w:asciiTheme="majorBidi" w:hAnsiTheme="majorBidi" w:cstheme="majorBidi"/>
                <w:sz w:val="24"/>
                <w:szCs w:val="24"/>
              </w:rPr>
              <w:t>It includes the attributes (</w:t>
            </w:r>
            <w:proofErr w:type="spellStart"/>
            <w:r w:rsidR="000A4E92" w:rsidRPr="006906D6">
              <w:rPr>
                <w:rFonts w:asciiTheme="majorBidi" w:hAnsiTheme="majorBidi" w:cstheme="majorBidi"/>
                <w:sz w:val="24"/>
                <w:szCs w:val="24"/>
              </w:rPr>
              <w:t>teachers_id</w:t>
            </w:r>
            <w:proofErr w:type="spellEnd"/>
            <w:r w:rsidR="000A4E92" w:rsidRPr="006906D6">
              <w:rPr>
                <w:rFonts w:asciiTheme="majorBidi" w:hAnsiTheme="majorBidi" w:cstheme="majorBidi"/>
                <w:sz w:val="24"/>
                <w:szCs w:val="24"/>
              </w:rPr>
              <w:t xml:space="preserve">, </w:t>
            </w:r>
            <w:proofErr w:type="spellStart"/>
            <w:r w:rsidR="000A4E92" w:rsidRPr="006906D6">
              <w:rPr>
                <w:rFonts w:asciiTheme="majorBidi" w:hAnsiTheme="majorBidi" w:cstheme="majorBidi"/>
                <w:sz w:val="24"/>
                <w:szCs w:val="24"/>
              </w:rPr>
              <w:t>candidates_id</w:t>
            </w:r>
            <w:proofErr w:type="spellEnd"/>
            <w:r w:rsidR="000A4E92" w:rsidRPr="006906D6">
              <w:rPr>
                <w:rFonts w:asciiTheme="majorBidi" w:hAnsiTheme="majorBidi" w:cstheme="majorBidi"/>
                <w:sz w:val="24"/>
                <w:szCs w:val="24"/>
              </w:rPr>
              <w:t xml:space="preserve">) they both are FK and PK since they are taken from other </w:t>
            </w:r>
            <w:r w:rsidR="0014311E" w:rsidRPr="006906D6">
              <w:rPr>
                <w:rFonts w:asciiTheme="majorBidi" w:hAnsiTheme="majorBidi" w:cstheme="majorBidi"/>
                <w:sz w:val="24"/>
                <w:szCs w:val="24"/>
              </w:rPr>
              <w:t>tables,</w:t>
            </w:r>
            <w:r w:rsidR="000A4E92" w:rsidRPr="006906D6">
              <w:rPr>
                <w:rFonts w:asciiTheme="majorBidi" w:hAnsiTheme="majorBidi" w:cstheme="majorBidi"/>
                <w:sz w:val="24"/>
                <w:szCs w:val="24"/>
              </w:rPr>
              <w:t xml:space="preserve"> and they are primary keys because </w:t>
            </w:r>
            <w:r w:rsidR="00326175" w:rsidRPr="006906D6">
              <w:rPr>
                <w:rFonts w:asciiTheme="majorBidi" w:hAnsiTheme="majorBidi" w:cstheme="majorBidi"/>
                <w:sz w:val="24"/>
                <w:szCs w:val="24"/>
              </w:rPr>
              <w:t xml:space="preserve">the ID is used to identify which </w:t>
            </w:r>
            <w:r w:rsidR="0014311E" w:rsidRPr="006906D6">
              <w:rPr>
                <w:rFonts w:asciiTheme="majorBidi" w:hAnsiTheme="majorBidi" w:cstheme="majorBidi"/>
                <w:sz w:val="24"/>
                <w:szCs w:val="24"/>
              </w:rPr>
              <w:t>teachers’</w:t>
            </w:r>
            <w:r w:rsidR="00326175" w:rsidRPr="006906D6">
              <w:rPr>
                <w:rFonts w:asciiTheme="majorBidi" w:hAnsiTheme="majorBidi" w:cstheme="majorBidi"/>
                <w:sz w:val="24"/>
                <w:szCs w:val="24"/>
              </w:rPr>
              <w:t xml:space="preserve"> mentor which candidates </w:t>
            </w:r>
          </w:p>
        </w:tc>
      </w:tr>
      <w:tr w:rsidR="00CC7A5F" w:rsidRPr="006906D6" w14:paraId="72D366A3" w14:textId="77777777" w:rsidTr="00BE3AF0">
        <w:tc>
          <w:tcPr>
            <w:tcW w:w="1147" w:type="dxa"/>
            <w:shd w:val="clear" w:color="auto" w:fill="auto"/>
          </w:tcPr>
          <w:p w14:paraId="6AF2330D" w14:textId="77777777" w:rsidR="00CC7A5F" w:rsidRPr="006906D6" w:rsidRDefault="00CC7A5F" w:rsidP="00A70C90">
            <w:pPr>
              <w:pStyle w:val="ListParagraph"/>
              <w:numPr>
                <w:ilvl w:val="0"/>
                <w:numId w:val="5"/>
              </w:numPr>
              <w:spacing w:after="0" w:line="240" w:lineRule="auto"/>
              <w:jc w:val="center"/>
              <w:rPr>
                <w:rFonts w:asciiTheme="majorBidi" w:hAnsiTheme="majorBidi" w:cstheme="majorBidi"/>
                <w:b/>
                <w:bCs/>
                <w:sz w:val="24"/>
                <w:szCs w:val="24"/>
              </w:rPr>
            </w:pPr>
          </w:p>
        </w:tc>
        <w:tc>
          <w:tcPr>
            <w:tcW w:w="2430" w:type="dxa"/>
          </w:tcPr>
          <w:p w14:paraId="689D7B6C" w14:textId="70780955" w:rsidR="00CC7A5F" w:rsidRPr="006906D6" w:rsidRDefault="00CC7A5F" w:rsidP="00A70C90">
            <w:pPr>
              <w:spacing w:after="0"/>
              <w:rPr>
                <w:rFonts w:asciiTheme="majorBidi" w:hAnsiTheme="majorBidi" w:cstheme="majorBidi"/>
                <w:sz w:val="24"/>
                <w:szCs w:val="24"/>
              </w:rPr>
            </w:pPr>
            <w:proofErr w:type="spellStart"/>
            <w:r w:rsidRPr="006906D6">
              <w:rPr>
                <w:rFonts w:asciiTheme="majorBidi" w:hAnsiTheme="majorBidi" w:cstheme="majorBidi"/>
                <w:sz w:val="24"/>
                <w:szCs w:val="24"/>
              </w:rPr>
              <w:t>Club_address</w:t>
            </w:r>
            <w:proofErr w:type="spellEnd"/>
            <w:r w:rsidRPr="006906D6">
              <w:rPr>
                <w:rFonts w:asciiTheme="majorBidi" w:hAnsiTheme="majorBidi" w:cstheme="majorBidi"/>
                <w:sz w:val="24"/>
                <w:szCs w:val="24"/>
              </w:rPr>
              <w:t xml:space="preserve"> </w:t>
            </w:r>
          </w:p>
        </w:tc>
        <w:tc>
          <w:tcPr>
            <w:tcW w:w="5580" w:type="dxa"/>
          </w:tcPr>
          <w:p w14:paraId="7C94C841" w14:textId="1F33131A" w:rsidR="00CC7A5F" w:rsidRPr="006906D6" w:rsidRDefault="00E33A42"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This table stores the </w:t>
            </w:r>
            <w:r w:rsidR="0014311E" w:rsidRPr="006906D6">
              <w:rPr>
                <w:rFonts w:asciiTheme="majorBidi" w:hAnsiTheme="majorBidi" w:cstheme="majorBidi"/>
                <w:sz w:val="24"/>
                <w:szCs w:val="24"/>
              </w:rPr>
              <w:t>addresses</w:t>
            </w:r>
            <w:r w:rsidRPr="006906D6">
              <w:rPr>
                <w:rFonts w:asciiTheme="majorBidi" w:hAnsiTheme="majorBidi" w:cstheme="majorBidi"/>
                <w:sz w:val="24"/>
                <w:szCs w:val="24"/>
              </w:rPr>
              <w:t xml:space="preserve"> of the clubs. Address is an attribute that can be multi-valued this is why a new relation was created with the PK (id, and address). ID in this table is also a foreign key since it references another table. </w:t>
            </w:r>
          </w:p>
        </w:tc>
      </w:tr>
      <w:tr w:rsidR="00CC7A5F" w:rsidRPr="006906D6" w14:paraId="6E5858B9" w14:textId="77777777" w:rsidTr="00BE3AF0">
        <w:tc>
          <w:tcPr>
            <w:tcW w:w="1147" w:type="dxa"/>
            <w:shd w:val="clear" w:color="auto" w:fill="auto"/>
          </w:tcPr>
          <w:p w14:paraId="1DC6E628" w14:textId="77777777" w:rsidR="00CC7A5F" w:rsidRPr="006906D6" w:rsidRDefault="00CC7A5F" w:rsidP="00A70C90">
            <w:pPr>
              <w:pStyle w:val="ListParagraph"/>
              <w:numPr>
                <w:ilvl w:val="0"/>
                <w:numId w:val="5"/>
              </w:numPr>
              <w:spacing w:after="0" w:line="240" w:lineRule="auto"/>
              <w:jc w:val="center"/>
              <w:rPr>
                <w:rFonts w:asciiTheme="majorBidi" w:hAnsiTheme="majorBidi" w:cstheme="majorBidi"/>
                <w:b/>
                <w:bCs/>
                <w:sz w:val="24"/>
                <w:szCs w:val="24"/>
              </w:rPr>
            </w:pPr>
          </w:p>
        </w:tc>
        <w:tc>
          <w:tcPr>
            <w:tcW w:w="2430" w:type="dxa"/>
          </w:tcPr>
          <w:p w14:paraId="7278428D" w14:textId="37D64E94" w:rsidR="00CC7A5F" w:rsidRPr="006906D6" w:rsidRDefault="00CC7A5F" w:rsidP="00A70C90">
            <w:pPr>
              <w:spacing w:after="0"/>
              <w:rPr>
                <w:rFonts w:asciiTheme="majorBidi" w:hAnsiTheme="majorBidi" w:cstheme="majorBidi"/>
                <w:sz w:val="24"/>
                <w:szCs w:val="24"/>
              </w:rPr>
            </w:pPr>
            <w:proofErr w:type="spellStart"/>
            <w:r w:rsidRPr="006906D6">
              <w:rPr>
                <w:rFonts w:asciiTheme="majorBidi" w:hAnsiTheme="majorBidi" w:cstheme="majorBidi"/>
                <w:sz w:val="24"/>
                <w:szCs w:val="24"/>
              </w:rPr>
              <w:t>Club_phone</w:t>
            </w:r>
            <w:proofErr w:type="spellEnd"/>
            <w:r w:rsidRPr="006906D6">
              <w:rPr>
                <w:rFonts w:asciiTheme="majorBidi" w:hAnsiTheme="majorBidi" w:cstheme="majorBidi"/>
                <w:sz w:val="24"/>
                <w:szCs w:val="24"/>
              </w:rPr>
              <w:t xml:space="preserve"> </w:t>
            </w:r>
          </w:p>
        </w:tc>
        <w:tc>
          <w:tcPr>
            <w:tcW w:w="5580" w:type="dxa"/>
          </w:tcPr>
          <w:p w14:paraId="1D391394" w14:textId="2F05F1F9" w:rsidR="00E33A42" w:rsidRPr="006906D6" w:rsidRDefault="00E33A42"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This table stores all the needed data about each club: </w:t>
            </w:r>
          </w:p>
          <w:p w14:paraId="31B0E697" w14:textId="618428A4" w:rsidR="00E33A42" w:rsidRPr="006906D6" w:rsidRDefault="00E33A42"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ID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int, not null. ID is </w:t>
            </w:r>
            <w:proofErr w:type="gramStart"/>
            <w:r w:rsidRPr="006906D6">
              <w:rPr>
                <w:rFonts w:asciiTheme="majorBidi" w:hAnsiTheme="majorBidi" w:cstheme="majorBidi"/>
                <w:sz w:val="24"/>
                <w:szCs w:val="24"/>
              </w:rPr>
              <w:t>a</w:t>
            </w:r>
            <w:proofErr w:type="gramEnd"/>
            <w:r w:rsidRPr="006906D6">
              <w:rPr>
                <w:rFonts w:asciiTheme="majorBidi" w:hAnsiTheme="majorBidi" w:cstheme="majorBidi"/>
                <w:sz w:val="24"/>
                <w:szCs w:val="24"/>
              </w:rPr>
              <w:t xml:space="preserve"> FK and an PK since it is taken from another table and reference the </w:t>
            </w:r>
            <w:proofErr w:type="spellStart"/>
            <w:r w:rsidRPr="006906D6">
              <w:rPr>
                <w:rFonts w:asciiTheme="majorBidi" w:hAnsiTheme="majorBidi" w:cstheme="majorBidi"/>
                <w:sz w:val="24"/>
                <w:szCs w:val="24"/>
              </w:rPr>
              <w:t>club_phone</w:t>
            </w:r>
            <w:proofErr w:type="spellEnd"/>
            <w:r w:rsidRPr="006906D6">
              <w:rPr>
                <w:rFonts w:asciiTheme="majorBidi" w:hAnsiTheme="majorBidi" w:cstheme="majorBidi"/>
                <w:sz w:val="24"/>
                <w:szCs w:val="24"/>
              </w:rPr>
              <w:t xml:space="preserve"> but it uniquely identifies the candidates </w:t>
            </w:r>
          </w:p>
          <w:p w14:paraId="6A8AEFD1" w14:textId="02F23BA5" w:rsidR="00E33A42" w:rsidRPr="006906D6" w:rsidRDefault="00E33A42" w:rsidP="00A70C90">
            <w:pPr>
              <w:spacing w:after="0"/>
              <w:rPr>
                <w:rFonts w:asciiTheme="majorBidi" w:hAnsiTheme="majorBidi" w:cstheme="majorBidi"/>
                <w:sz w:val="24"/>
                <w:szCs w:val="24"/>
              </w:rPr>
            </w:pPr>
            <w:proofErr w:type="spellStart"/>
            <w:r w:rsidRPr="006906D6">
              <w:rPr>
                <w:rFonts w:asciiTheme="majorBidi" w:hAnsiTheme="majorBidi" w:cstheme="majorBidi"/>
                <w:sz w:val="24"/>
                <w:szCs w:val="24"/>
              </w:rPr>
              <w:t>Phone_number</w:t>
            </w:r>
            <w:proofErr w:type="spellEnd"/>
            <w:r w:rsidRPr="006906D6">
              <w:rPr>
                <w:rFonts w:asciiTheme="majorBidi" w:hAnsiTheme="majorBidi" w:cstheme="majorBidi"/>
                <w:sz w:val="24"/>
                <w:szCs w:val="24"/>
              </w:rPr>
              <w:t xml:space="preserve">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varchar (15</w:t>
            </w:r>
            <w:proofErr w:type="gramStart"/>
            <w:r w:rsidRPr="006906D6">
              <w:rPr>
                <w:rFonts w:asciiTheme="majorBidi" w:hAnsiTheme="majorBidi" w:cstheme="majorBidi"/>
                <w:sz w:val="24"/>
                <w:szCs w:val="24"/>
              </w:rPr>
              <w:t>) ,not</w:t>
            </w:r>
            <w:proofErr w:type="gramEnd"/>
            <w:r w:rsidRPr="006906D6">
              <w:rPr>
                <w:rFonts w:asciiTheme="majorBidi" w:hAnsiTheme="majorBidi" w:cstheme="majorBidi"/>
                <w:sz w:val="24"/>
                <w:szCs w:val="24"/>
              </w:rPr>
              <w:t xml:space="preserve"> null. This will also be a primary key of this table since it uniquely identifies the club by its phone numbers</w:t>
            </w:r>
          </w:p>
          <w:p w14:paraId="0A9E1A01" w14:textId="77777777" w:rsidR="00CC7A5F" w:rsidRPr="006906D6" w:rsidRDefault="00CC7A5F" w:rsidP="00A70C90">
            <w:pPr>
              <w:spacing w:after="0"/>
              <w:rPr>
                <w:rFonts w:asciiTheme="majorBidi" w:hAnsiTheme="majorBidi" w:cstheme="majorBidi"/>
                <w:sz w:val="24"/>
                <w:szCs w:val="24"/>
              </w:rPr>
            </w:pPr>
          </w:p>
        </w:tc>
      </w:tr>
      <w:tr w:rsidR="00AD59E7" w:rsidRPr="006906D6" w14:paraId="66B6F9E3" w14:textId="77777777" w:rsidTr="00BE3AF0">
        <w:tc>
          <w:tcPr>
            <w:tcW w:w="1147" w:type="dxa"/>
            <w:shd w:val="clear" w:color="auto" w:fill="auto"/>
          </w:tcPr>
          <w:p w14:paraId="3276DBEC" w14:textId="77777777" w:rsidR="00AD59E7" w:rsidRPr="006906D6" w:rsidRDefault="00AD59E7" w:rsidP="00A70C90">
            <w:pPr>
              <w:pStyle w:val="ListParagraph"/>
              <w:numPr>
                <w:ilvl w:val="0"/>
                <w:numId w:val="5"/>
              </w:numPr>
              <w:spacing w:after="0" w:line="240" w:lineRule="auto"/>
              <w:jc w:val="center"/>
              <w:rPr>
                <w:rFonts w:asciiTheme="majorBidi" w:hAnsiTheme="majorBidi" w:cstheme="majorBidi"/>
                <w:b/>
                <w:bCs/>
                <w:sz w:val="24"/>
                <w:szCs w:val="24"/>
              </w:rPr>
            </w:pPr>
          </w:p>
        </w:tc>
        <w:tc>
          <w:tcPr>
            <w:tcW w:w="2430" w:type="dxa"/>
          </w:tcPr>
          <w:p w14:paraId="14DFAC20" w14:textId="5422CE4A" w:rsidR="00AD59E7" w:rsidRPr="006906D6" w:rsidRDefault="00AD59E7" w:rsidP="00A70C90">
            <w:pPr>
              <w:spacing w:after="0"/>
              <w:rPr>
                <w:rFonts w:asciiTheme="majorBidi" w:hAnsiTheme="majorBidi" w:cstheme="majorBidi"/>
                <w:sz w:val="24"/>
                <w:szCs w:val="24"/>
              </w:rPr>
            </w:pPr>
            <w:proofErr w:type="spellStart"/>
            <w:r w:rsidRPr="006906D6">
              <w:rPr>
                <w:rFonts w:asciiTheme="majorBidi" w:hAnsiTheme="majorBidi" w:cstheme="majorBidi"/>
                <w:sz w:val="24"/>
                <w:szCs w:val="24"/>
              </w:rPr>
              <w:t>Candidates_phone</w:t>
            </w:r>
            <w:proofErr w:type="spellEnd"/>
            <w:r w:rsidRPr="006906D6">
              <w:rPr>
                <w:rFonts w:asciiTheme="majorBidi" w:hAnsiTheme="majorBidi" w:cstheme="majorBidi"/>
                <w:sz w:val="24"/>
                <w:szCs w:val="24"/>
              </w:rPr>
              <w:t xml:space="preserve"> </w:t>
            </w:r>
          </w:p>
        </w:tc>
        <w:tc>
          <w:tcPr>
            <w:tcW w:w="5580" w:type="dxa"/>
          </w:tcPr>
          <w:p w14:paraId="7657CA8C" w14:textId="77777777" w:rsidR="00AD59E7" w:rsidRPr="006906D6" w:rsidRDefault="00AD59E7"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This table stores all the needed data about each candidate: </w:t>
            </w:r>
          </w:p>
          <w:p w14:paraId="210248AF" w14:textId="1FD96BCC" w:rsidR="00AD59E7" w:rsidRPr="006906D6" w:rsidRDefault="00AD59E7"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ID </w:t>
            </w:r>
            <w:r w:rsidRPr="006906D6">
              <w:rPr>
                <w:rFonts w:asciiTheme="majorBidi" w:hAnsiTheme="majorBidi" w:cstheme="majorBidi"/>
                <w:sz w:val="24"/>
                <w:szCs w:val="24"/>
              </w:rPr>
              <w:sym w:font="Wingdings" w:char="F0E0"/>
            </w:r>
            <w:r w:rsidRPr="006906D6">
              <w:rPr>
                <w:rFonts w:asciiTheme="majorBidi" w:hAnsiTheme="majorBidi" w:cstheme="majorBidi"/>
                <w:sz w:val="24"/>
                <w:szCs w:val="24"/>
              </w:rPr>
              <w:t xml:space="preserve"> int, not null</w:t>
            </w:r>
            <w:r w:rsidR="004B4802" w:rsidRPr="006906D6">
              <w:rPr>
                <w:rFonts w:asciiTheme="majorBidi" w:hAnsiTheme="majorBidi" w:cstheme="majorBidi"/>
                <w:sz w:val="24"/>
                <w:szCs w:val="24"/>
              </w:rPr>
              <w:t xml:space="preserve">. ID is </w:t>
            </w:r>
            <w:proofErr w:type="gramStart"/>
            <w:r w:rsidR="004B4802" w:rsidRPr="006906D6">
              <w:rPr>
                <w:rFonts w:asciiTheme="majorBidi" w:hAnsiTheme="majorBidi" w:cstheme="majorBidi"/>
                <w:sz w:val="24"/>
                <w:szCs w:val="24"/>
              </w:rPr>
              <w:t>a</w:t>
            </w:r>
            <w:proofErr w:type="gramEnd"/>
            <w:r w:rsidR="004B4802" w:rsidRPr="006906D6">
              <w:rPr>
                <w:rFonts w:asciiTheme="majorBidi" w:hAnsiTheme="majorBidi" w:cstheme="majorBidi"/>
                <w:sz w:val="24"/>
                <w:szCs w:val="24"/>
              </w:rPr>
              <w:t xml:space="preserve"> FK and an PK since it is taken from another table and it reference t</w:t>
            </w:r>
            <w:r w:rsidR="00242521" w:rsidRPr="006906D6">
              <w:rPr>
                <w:rFonts w:asciiTheme="majorBidi" w:hAnsiTheme="majorBidi" w:cstheme="majorBidi"/>
                <w:sz w:val="24"/>
                <w:szCs w:val="24"/>
              </w:rPr>
              <w:t xml:space="preserve">he </w:t>
            </w:r>
            <w:proofErr w:type="spellStart"/>
            <w:r w:rsidR="00242521" w:rsidRPr="006906D6">
              <w:rPr>
                <w:rFonts w:asciiTheme="majorBidi" w:hAnsiTheme="majorBidi" w:cstheme="majorBidi"/>
                <w:sz w:val="24"/>
                <w:szCs w:val="24"/>
              </w:rPr>
              <w:t>candidates_phone</w:t>
            </w:r>
            <w:proofErr w:type="spellEnd"/>
            <w:r w:rsidR="00242521" w:rsidRPr="006906D6">
              <w:rPr>
                <w:rFonts w:asciiTheme="majorBidi" w:hAnsiTheme="majorBidi" w:cstheme="majorBidi"/>
                <w:sz w:val="24"/>
                <w:szCs w:val="24"/>
              </w:rPr>
              <w:t xml:space="preserve"> but it uniquely identifies the candidates </w:t>
            </w:r>
          </w:p>
          <w:p w14:paraId="1386CC0D" w14:textId="5D42765F" w:rsidR="00AD59E7" w:rsidRPr="006906D6" w:rsidRDefault="00AD59E7" w:rsidP="00A70C90">
            <w:pPr>
              <w:spacing w:after="0"/>
              <w:rPr>
                <w:rFonts w:asciiTheme="majorBidi" w:hAnsiTheme="majorBidi" w:cstheme="majorBidi"/>
                <w:sz w:val="24"/>
                <w:szCs w:val="24"/>
              </w:rPr>
            </w:pPr>
            <w:proofErr w:type="spellStart"/>
            <w:r w:rsidRPr="006906D6">
              <w:rPr>
                <w:rFonts w:asciiTheme="majorBidi" w:hAnsiTheme="majorBidi" w:cstheme="majorBidi"/>
                <w:sz w:val="24"/>
                <w:szCs w:val="24"/>
              </w:rPr>
              <w:t>Phone_number</w:t>
            </w:r>
            <w:proofErr w:type="spellEnd"/>
            <w:r w:rsidRPr="006906D6">
              <w:rPr>
                <w:rFonts w:asciiTheme="majorBidi" w:hAnsiTheme="majorBidi" w:cstheme="majorBidi"/>
                <w:sz w:val="24"/>
                <w:szCs w:val="24"/>
              </w:rPr>
              <w:t xml:space="preserve"> </w:t>
            </w:r>
            <w:r w:rsidRPr="006906D6">
              <w:rPr>
                <w:rFonts w:asciiTheme="majorBidi" w:hAnsiTheme="majorBidi" w:cstheme="majorBidi"/>
                <w:sz w:val="24"/>
                <w:szCs w:val="24"/>
              </w:rPr>
              <w:sym w:font="Wingdings" w:char="F0E0"/>
            </w:r>
            <w:r w:rsidR="002C444C" w:rsidRPr="006906D6">
              <w:rPr>
                <w:rFonts w:asciiTheme="majorBidi" w:hAnsiTheme="majorBidi" w:cstheme="majorBidi"/>
                <w:sz w:val="24"/>
                <w:szCs w:val="24"/>
              </w:rPr>
              <w:t xml:space="preserve"> varchar (15</w:t>
            </w:r>
            <w:proofErr w:type="gramStart"/>
            <w:r w:rsidR="002C444C" w:rsidRPr="006906D6">
              <w:rPr>
                <w:rFonts w:asciiTheme="majorBidi" w:hAnsiTheme="majorBidi" w:cstheme="majorBidi"/>
                <w:sz w:val="24"/>
                <w:szCs w:val="24"/>
              </w:rPr>
              <w:t>) ,not</w:t>
            </w:r>
            <w:proofErr w:type="gramEnd"/>
            <w:r w:rsidR="002C444C" w:rsidRPr="006906D6">
              <w:rPr>
                <w:rFonts w:asciiTheme="majorBidi" w:hAnsiTheme="majorBidi" w:cstheme="majorBidi"/>
                <w:sz w:val="24"/>
                <w:szCs w:val="24"/>
              </w:rPr>
              <w:t xml:space="preserve"> null</w:t>
            </w:r>
            <w:r w:rsidR="00242521" w:rsidRPr="006906D6">
              <w:rPr>
                <w:rFonts w:asciiTheme="majorBidi" w:hAnsiTheme="majorBidi" w:cstheme="majorBidi"/>
                <w:sz w:val="24"/>
                <w:szCs w:val="24"/>
              </w:rPr>
              <w:t xml:space="preserve">. This will also be a primary key of this table since </w:t>
            </w:r>
            <w:r w:rsidR="00E434D7" w:rsidRPr="006906D6">
              <w:rPr>
                <w:rFonts w:asciiTheme="majorBidi" w:hAnsiTheme="majorBidi" w:cstheme="majorBidi"/>
                <w:sz w:val="24"/>
                <w:szCs w:val="24"/>
              </w:rPr>
              <w:t>it un</w:t>
            </w:r>
            <w:r w:rsidR="00E33A42" w:rsidRPr="006906D6">
              <w:rPr>
                <w:rFonts w:asciiTheme="majorBidi" w:hAnsiTheme="majorBidi" w:cstheme="majorBidi"/>
                <w:sz w:val="24"/>
                <w:szCs w:val="24"/>
              </w:rPr>
              <w:t xml:space="preserve">iquely identifies the candidates by its phone numbers </w:t>
            </w:r>
          </w:p>
          <w:p w14:paraId="63DB14B9" w14:textId="7CAECCF8" w:rsidR="00AD59E7" w:rsidRPr="006906D6" w:rsidRDefault="00AD59E7" w:rsidP="00A70C90">
            <w:pPr>
              <w:spacing w:after="0"/>
              <w:rPr>
                <w:rFonts w:asciiTheme="majorBidi" w:hAnsiTheme="majorBidi" w:cstheme="majorBidi"/>
                <w:sz w:val="24"/>
                <w:szCs w:val="24"/>
              </w:rPr>
            </w:pPr>
            <w:r w:rsidRPr="006906D6">
              <w:rPr>
                <w:rFonts w:asciiTheme="majorBidi" w:hAnsiTheme="majorBidi" w:cstheme="majorBidi"/>
                <w:sz w:val="24"/>
                <w:szCs w:val="24"/>
              </w:rPr>
              <w:t xml:space="preserve"> </w:t>
            </w:r>
          </w:p>
        </w:tc>
      </w:tr>
    </w:tbl>
    <w:p w14:paraId="121AF43E" w14:textId="1F285288" w:rsidR="00BE3AF0" w:rsidRPr="006906D6" w:rsidRDefault="00BE3AF0" w:rsidP="00BE3AF0">
      <w:pPr>
        <w:rPr>
          <w:rFonts w:asciiTheme="majorBidi" w:hAnsiTheme="majorBidi" w:cstheme="majorBidi"/>
          <w:sz w:val="24"/>
          <w:szCs w:val="24"/>
        </w:rPr>
      </w:pPr>
    </w:p>
    <w:p w14:paraId="00D3F764" w14:textId="79167CD1" w:rsidR="00280090" w:rsidRPr="006906D6" w:rsidRDefault="00695751" w:rsidP="00695751">
      <w:pPr>
        <w:rPr>
          <w:rFonts w:asciiTheme="majorBidi" w:hAnsiTheme="majorBidi" w:cstheme="majorBidi"/>
          <w:sz w:val="24"/>
          <w:szCs w:val="24"/>
        </w:rPr>
      </w:pPr>
      <w:r w:rsidRPr="006906D6">
        <w:rPr>
          <w:rFonts w:asciiTheme="majorBidi" w:hAnsiTheme="majorBidi" w:cstheme="majorBidi"/>
          <w:sz w:val="24"/>
          <w:szCs w:val="24"/>
        </w:rPr>
        <w:br/>
      </w:r>
    </w:p>
    <w:p w14:paraId="3E8809F1" w14:textId="77777777" w:rsidR="00695751" w:rsidRPr="006906D6" w:rsidRDefault="00695751" w:rsidP="00695751">
      <w:pPr>
        <w:rPr>
          <w:rFonts w:asciiTheme="majorBidi" w:hAnsiTheme="majorBidi" w:cstheme="majorBidi"/>
          <w:sz w:val="24"/>
          <w:szCs w:val="24"/>
        </w:rPr>
      </w:pPr>
    </w:p>
    <w:tbl>
      <w:tblPr>
        <w:tblW w:w="91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2576"/>
        <w:gridCol w:w="5447"/>
      </w:tblGrid>
      <w:tr w:rsidR="00904DC2" w:rsidRPr="006906D6" w14:paraId="6976A122" w14:textId="77777777" w:rsidTr="001D7981">
        <w:tc>
          <w:tcPr>
            <w:tcW w:w="1147" w:type="dxa"/>
            <w:tcBorders>
              <w:bottom w:val="single" w:sz="4" w:space="0" w:color="000000"/>
            </w:tcBorders>
            <w:shd w:val="clear" w:color="auto" w:fill="8DB3E2"/>
          </w:tcPr>
          <w:p w14:paraId="48F88ECA" w14:textId="5336242F" w:rsidR="00904DC2" w:rsidRPr="006906D6" w:rsidRDefault="00904DC2"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lastRenderedPageBreak/>
              <w:t xml:space="preserve">View </w:t>
            </w:r>
          </w:p>
        </w:tc>
        <w:tc>
          <w:tcPr>
            <w:tcW w:w="2430" w:type="dxa"/>
            <w:shd w:val="clear" w:color="auto" w:fill="8DB3E2"/>
          </w:tcPr>
          <w:p w14:paraId="028ABC6B" w14:textId="77777777" w:rsidR="00904DC2" w:rsidRPr="006906D6" w:rsidRDefault="00904DC2"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Name</w:t>
            </w:r>
          </w:p>
        </w:tc>
        <w:tc>
          <w:tcPr>
            <w:tcW w:w="5580" w:type="dxa"/>
            <w:shd w:val="clear" w:color="auto" w:fill="8DB3E2"/>
          </w:tcPr>
          <w:p w14:paraId="1F6B10F7" w14:textId="2BE94914" w:rsidR="00904DC2" w:rsidRPr="006906D6" w:rsidRDefault="00904DC2"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Description</w:t>
            </w:r>
          </w:p>
        </w:tc>
      </w:tr>
      <w:tr w:rsidR="00904DC2" w:rsidRPr="006906D6" w14:paraId="4D8647E3" w14:textId="77777777" w:rsidTr="001D7981">
        <w:tc>
          <w:tcPr>
            <w:tcW w:w="1147" w:type="dxa"/>
            <w:shd w:val="clear" w:color="auto" w:fill="auto"/>
          </w:tcPr>
          <w:p w14:paraId="07107830" w14:textId="77777777" w:rsidR="00904DC2" w:rsidRPr="006906D6" w:rsidRDefault="00904DC2" w:rsidP="00904DC2">
            <w:pPr>
              <w:pStyle w:val="ListParagraph"/>
              <w:numPr>
                <w:ilvl w:val="0"/>
                <w:numId w:val="9"/>
              </w:numPr>
              <w:spacing w:after="0" w:line="240" w:lineRule="auto"/>
              <w:jc w:val="center"/>
              <w:rPr>
                <w:rFonts w:asciiTheme="majorBidi" w:hAnsiTheme="majorBidi" w:cstheme="majorBidi"/>
                <w:b/>
                <w:bCs/>
                <w:sz w:val="24"/>
                <w:szCs w:val="24"/>
              </w:rPr>
            </w:pPr>
          </w:p>
        </w:tc>
        <w:tc>
          <w:tcPr>
            <w:tcW w:w="2430" w:type="dxa"/>
          </w:tcPr>
          <w:p w14:paraId="1DDF6CF5" w14:textId="053E7D74" w:rsidR="00904DC2" w:rsidRPr="006906D6" w:rsidRDefault="00D616DB" w:rsidP="001D7981">
            <w:pPr>
              <w:rPr>
                <w:rFonts w:asciiTheme="majorBidi" w:hAnsiTheme="majorBidi" w:cstheme="majorBidi"/>
                <w:sz w:val="24"/>
                <w:szCs w:val="24"/>
              </w:rPr>
            </w:pPr>
            <w:proofErr w:type="spellStart"/>
            <w:r w:rsidRPr="006906D6">
              <w:rPr>
                <w:rFonts w:asciiTheme="majorBidi" w:hAnsiTheme="majorBidi" w:cstheme="majorBidi"/>
                <w:sz w:val="24"/>
                <w:szCs w:val="24"/>
              </w:rPr>
              <w:t>Teacher_view</w:t>
            </w:r>
            <w:proofErr w:type="spellEnd"/>
            <w:r w:rsidRPr="006906D6">
              <w:rPr>
                <w:rFonts w:asciiTheme="majorBidi" w:hAnsiTheme="majorBidi" w:cstheme="majorBidi"/>
                <w:sz w:val="24"/>
                <w:szCs w:val="24"/>
              </w:rPr>
              <w:t xml:space="preserve"> </w:t>
            </w:r>
          </w:p>
        </w:tc>
        <w:tc>
          <w:tcPr>
            <w:tcW w:w="5580" w:type="dxa"/>
          </w:tcPr>
          <w:p w14:paraId="1F63AA3A" w14:textId="663D5DBE" w:rsidR="00904DC2" w:rsidRPr="006906D6" w:rsidRDefault="00002ADB" w:rsidP="001D7981">
            <w:pPr>
              <w:rPr>
                <w:rFonts w:asciiTheme="majorBidi" w:hAnsiTheme="majorBidi" w:cstheme="majorBidi"/>
                <w:sz w:val="24"/>
                <w:szCs w:val="24"/>
              </w:rPr>
            </w:pPr>
            <w:r w:rsidRPr="006906D6">
              <w:rPr>
                <w:rFonts w:asciiTheme="majorBidi" w:hAnsiTheme="majorBidi" w:cstheme="majorBidi"/>
                <w:sz w:val="24"/>
                <w:szCs w:val="24"/>
              </w:rPr>
              <w:t xml:space="preserve">This view will show the </w:t>
            </w:r>
            <w:r w:rsidR="000E148C" w:rsidRPr="006906D6">
              <w:rPr>
                <w:rFonts w:asciiTheme="majorBidi" w:hAnsiTheme="majorBidi" w:cstheme="majorBidi"/>
                <w:sz w:val="24"/>
                <w:szCs w:val="24"/>
              </w:rPr>
              <w:t>teacher's</w:t>
            </w:r>
            <w:r w:rsidRPr="006906D6">
              <w:rPr>
                <w:rFonts w:asciiTheme="majorBidi" w:hAnsiTheme="majorBidi" w:cstheme="majorBidi"/>
                <w:sz w:val="24"/>
                <w:szCs w:val="24"/>
              </w:rPr>
              <w:t xml:space="preserve"> name, candidates’ names, and the club </w:t>
            </w:r>
            <w:r w:rsidR="000E148C" w:rsidRPr="006906D6">
              <w:rPr>
                <w:rFonts w:asciiTheme="majorBidi" w:hAnsiTheme="majorBidi" w:cstheme="majorBidi"/>
                <w:sz w:val="24"/>
                <w:szCs w:val="24"/>
              </w:rPr>
              <w:t>they</w:t>
            </w:r>
            <w:r w:rsidRPr="006906D6">
              <w:rPr>
                <w:rFonts w:asciiTheme="majorBidi" w:hAnsiTheme="majorBidi" w:cstheme="majorBidi"/>
                <w:sz w:val="24"/>
                <w:szCs w:val="24"/>
              </w:rPr>
              <w:t xml:space="preserve"> enrolled in </w:t>
            </w:r>
          </w:p>
        </w:tc>
      </w:tr>
      <w:tr w:rsidR="00904DC2" w:rsidRPr="006906D6" w14:paraId="21727A46" w14:textId="77777777" w:rsidTr="001D7981">
        <w:tc>
          <w:tcPr>
            <w:tcW w:w="1147" w:type="dxa"/>
            <w:shd w:val="clear" w:color="auto" w:fill="auto"/>
          </w:tcPr>
          <w:p w14:paraId="3380C0FB" w14:textId="77777777" w:rsidR="00904DC2" w:rsidRPr="006906D6" w:rsidRDefault="00904DC2" w:rsidP="00904DC2">
            <w:pPr>
              <w:pStyle w:val="ListParagraph"/>
              <w:numPr>
                <w:ilvl w:val="0"/>
                <w:numId w:val="9"/>
              </w:numPr>
              <w:spacing w:after="0" w:line="240" w:lineRule="auto"/>
              <w:jc w:val="center"/>
              <w:rPr>
                <w:rFonts w:asciiTheme="majorBidi" w:hAnsiTheme="majorBidi" w:cstheme="majorBidi"/>
                <w:b/>
                <w:bCs/>
                <w:sz w:val="24"/>
                <w:szCs w:val="24"/>
              </w:rPr>
            </w:pPr>
          </w:p>
        </w:tc>
        <w:tc>
          <w:tcPr>
            <w:tcW w:w="2430" w:type="dxa"/>
          </w:tcPr>
          <w:p w14:paraId="6D783E23" w14:textId="40E53AD9" w:rsidR="00904DC2" w:rsidRPr="006906D6" w:rsidRDefault="00D616DB" w:rsidP="001D7981">
            <w:pPr>
              <w:rPr>
                <w:rFonts w:asciiTheme="majorBidi" w:hAnsiTheme="majorBidi" w:cstheme="majorBidi"/>
                <w:sz w:val="24"/>
                <w:szCs w:val="24"/>
              </w:rPr>
            </w:pPr>
            <w:proofErr w:type="spellStart"/>
            <w:r w:rsidRPr="006906D6">
              <w:rPr>
                <w:rFonts w:asciiTheme="majorBidi" w:hAnsiTheme="majorBidi" w:cstheme="majorBidi"/>
                <w:sz w:val="24"/>
                <w:szCs w:val="24"/>
              </w:rPr>
              <w:t>Candidates_voters_view</w:t>
            </w:r>
            <w:proofErr w:type="spellEnd"/>
            <w:r w:rsidRPr="006906D6">
              <w:rPr>
                <w:rFonts w:asciiTheme="majorBidi" w:hAnsiTheme="majorBidi" w:cstheme="majorBidi"/>
                <w:sz w:val="24"/>
                <w:szCs w:val="24"/>
              </w:rPr>
              <w:t xml:space="preserve"> </w:t>
            </w:r>
          </w:p>
        </w:tc>
        <w:tc>
          <w:tcPr>
            <w:tcW w:w="5580" w:type="dxa"/>
          </w:tcPr>
          <w:p w14:paraId="38F4C691" w14:textId="49C84021" w:rsidR="00904DC2" w:rsidRPr="006906D6" w:rsidRDefault="00B87492" w:rsidP="001D7981">
            <w:pPr>
              <w:rPr>
                <w:rFonts w:asciiTheme="majorBidi" w:hAnsiTheme="majorBidi" w:cstheme="majorBidi"/>
                <w:sz w:val="24"/>
                <w:szCs w:val="24"/>
              </w:rPr>
            </w:pPr>
            <w:r w:rsidRPr="006906D6">
              <w:rPr>
                <w:rFonts w:asciiTheme="majorBidi" w:hAnsiTheme="majorBidi" w:cstheme="majorBidi"/>
                <w:sz w:val="24"/>
                <w:szCs w:val="24"/>
              </w:rPr>
              <w:t xml:space="preserve">This view will show the candidates and who voted for them </w:t>
            </w:r>
          </w:p>
        </w:tc>
      </w:tr>
      <w:tr w:rsidR="00904DC2" w:rsidRPr="006906D6" w14:paraId="1AB76DE0" w14:textId="77777777" w:rsidTr="001D7981">
        <w:tc>
          <w:tcPr>
            <w:tcW w:w="1147" w:type="dxa"/>
            <w:shd w:val="clear" w:color="auto" w:fill="auto"/>
          </w:tcPr>
          <w:p w14:paraId="3FC9A1DA" w14:textId="77777777" w:rsidR="00904DC2" w:rsidRPr="006906D6" w:rsidRDefault="00904DC2" w:rsidP="00904DC2">
            <w:pPr>
              <w:pStyle w:val="ListParagraph"/>
              <w:numPr>
                <w:ilvl w:val="0"/>
                <w:numId w:val="9"/>
              </w:numPr>
              <w:spacing w:after="0" w:line="240" w:lineRule="auto"/>
              <w:jc w:val="center"/>
              <w:rPr>
                <w:rFonts w:asciiTheme="majorBidi" w:hAnsiTheme="majorBidi" w:cstheme="majorBidi"/>
                <w:b/>
                <w:bCs/>
                <w:sz w:val="24"/>
                <w:szCs w:val="24"/>
              </w:rPr>
            </w:pPr>
          </w:p>
        </w:tc>
        <w:tc>
          <w:tcPr>
            <w:tcW w:w="2430" w:type="dxa"/>
          </w:tcPr>
          <w:p w14:paraId="3552FA8B" w14:textId="19945650" w:rsidR="00904DC2" w:rsidRPr="006906D6" w:rsidRDefault="00B2177B" w:rsidP="001D7981">
            <w:pPr>
              <w:rPr>
                <w:rFonts w:asciiTheme="majorBidi" w:hAnsiTheme="majorBidi" w:cstheme="majorBidi"/>
                <w:sz w:val="24"/>
                <w:szCs w:val="24"/>
              </w:rPr>
            </w:pPr>
            <w:proofErr w:type="spellStart"/>
            <w:r w:rsidRPr="006906D6">
              <w:rPr>
                <w:rFonts w:asciiTheme="majorBidi" w:hAnsiTheme="majorBidi" w:cstheme="majorBidi"/>
                <w:sz w:val="24"/>
                <w:szCs w:val="24"/>
              </w:rPr>
              <w:t>Club_teacher_view</w:t>
            </w:r>
            <w:proofErr w:type="spellEnd"/>
            <w:r w:rsidRPr="006906D6">
              <w:rPr>
                <w:rFonts w:asciiTheme="majorBidi" w:hAnsiTheme="majorBidi" w:cstheme="majorBidi"/>
                <w:sz w:val="24"/>
                <w:szCs w:val="24"/>
              </w:rPr>
              <w:t xml:space="preserve"> </w:t>
            </w:r>
          </w:p>
        </w:tc>
        <w:tc>
          <w:tcPr>
            <w:tcW w:w="5580" w:type="dxa"/>
          </w:tcPr>
          <w:p w14:paraId="4B6271E0" w14:textId="1E95FDED" w:rsidR="00904DC2" w:rsidRPr="006906D6" w:rsidRDefault="00931759" w:rsidP="001D7981">
            <w:pPr>
              <w:jc w:val="both"/>
              <w:rPr>
                <w:rFonts w:asciiTheme="majorBidi" w:hAnsiTheme="majorBidi" w:cstheme="majorBidi"/>
                <w:sz w:val="24"/>
                <w:szCs w:val="24"/>
              </w:rPr>
            </w:pPr>
            <w:r w:rsidRPr="006906D6">
              <w:rPr>
                <w:rFonts w:asciiTheme="majorBidi" w:hAnsiTheme="majorBidi" w:cstheme="majorBidi"/>
                <w:sz w:val="24"/>
                <w:szCs w:val="24"/>
              </w:rPr>
              <w:t xml:space="preserve">This will show the teachers’ </w:t>
            </w:r>
            <w:r w:rsidR="000E148C" w:rsidRPr="006906D6">
              <w:rPr>
                <w:rFonts w:asciiTheme="majorBidi" w:hAnsiTheme="majorBidi" w:cstheme="majorBidi"/>
                <w:sz w:val="24"/>
                <w:szCs w:val="24"/>
              </w:rPr>
              <w:t>ID</w:t>
            </w:r>
            <w:r w:rsidRPr="006906D6">
              <w:rPr>
                <w:rFonts w:asciiTheme="majorBidi" w:hAnsiTheme="majorBidi" w:cstheme="majorBidi"/>
                <w:sz w:val="24"/>
                <w:szCs w:val="24"/>
              </w:rPr>
              <w:t xml:space="preserve">, </w:t>
            </w:r>
            <w:proofErr w:type="spellStart"/>
            <w:r w:rsidRPr="006906D6">
              <w:rPr>
                <w:rFonts w:asciiTheme="majorBidi" w:hAnsiTheme="majorBidi" w:cstheme="majorBidi"/>
                <w:sz w:val="24"/>
                <w:szCs w:val="24"/>
              </w:rPr>
              <w:t>fname</w:t>
            </w:r>
            <w:proofErr w:type="spellEnd"/>
            <w:r w:rsidRPr="006906D6">
              <w:rPr>
                <w:rFonts w:asciiTheme="majorBidi" w:hAnsiTheme="majorBidi" w:cstheme="majorBidi"/>
                <w:sz w:val="24"/>
                <w:szCs w:val="24"/>
              </w:rPr>
              <w:t xml:space="preserve">, </w:t>
            </w:r>
            <w:proofErr w:type="spellStart"/>
            <w:r w:rsidRPr="006906D6">
              <w:rPr>
                <w:rFonts w:asciiTheme="majorBidi" w:hAnsiTheme="majorBidi" w:cstheme="majorBidi"/>
                <w:sz w:val="24"/>
                <w:szCs w:val="24"/>
              </w:rPr>
              <w:t>lanme</w:t>
            </w:r>
            <w:proofErr w:type="spellEnd"/>
            <w:r w:rsidR="000E148C" w:rsidRPr="006906D6">
              <w:rPr>
                <w:rFonts w:asciiTheme="majorBidi" w:hAnsiTheme="majorBidi" w:cstheme="majorBidi"/>
                <w:sz w:val="24"/>
                <w:szCs w:val="24"/>
              </w:rPr>
              <w:t>,</w:t>
            </w:r>
            <w:r w:rsidRPr="006906D6">
              <w:rPr>
                <w:rFonts w:asciiTheme="majorBidi" w:hAnsiTheme="majorBidi" w:cstheme="majorBidi"/>
                <w:sz w:val="24"/>
                <w:szCs w:val="24"/>
              </w:rPr>
              <w:t xml:space="preserve"> and the name of the club they are enrolled in </w:t>
            </w:r>
          </w:p>
        </w:tc>
      </w:tr>
      <w:tr w:rsidR="00904DC2" w:rsidRPr="006906D6" w14:paraId="79277BAD" w14:textId="77777777" w:rsidTr="001D7981">
        <w:tc>
          <w:tcPr>
            <w:tcW w:w="1147" w:type="dxa"/>
            <w:shd w:val="clear" w:color="auto" w:fill="auto"/>
          </w:tcPr>
          <w:p w14:paraId="09FEF981" w14:textId="77777777" w:rsidR="00904DC2" w:rsidRPr="006906D6" w:rsidRDefault="00904DC2" w:rsidP="00904DC2">
            <w:pPr>
              <w:pStyle w:val="ListParagraph"/>
              <w:numPr>
                <w:ilvl w:val="0"/>
                <w:numId w:val="9"/>
              </w:numPr>
              <w:spacing w:after="0" w:line="240" w:lineRule="auto"/>
              <w:jc w:val="center"/>
              <w:rPr>
                <w:rFonts w:asciiTheme="majorBidi" w:hAnsiTheme="majorBidi" w:cstheme="majorBidi"/>
                <w:b/>
                <w:bCs/>
                <w:sz w:val="24"/>
                <w:szCs w:val="24"/>
              </w:rPr>
            </w:pPr>
          </w:p>
        </w:tc>
        <w:tc>
          <w:tcPr>
            <w:tcW w:w="2430" w:type="dxa"/>
          </w:tcPr>
          <w:p w14:paraId="15B67626" w14:textId="601C064D" w:rsidR="00904DC2" w:rsidRPr="006906D6" w:rsidRDefault="007D14D1" w:rsidP="001D7981">
            <w:pPr>
              <w:rPr>
                <w:rFonts w:asciiTheme="majorBidi" w:hAnsiTheme="majorBidi" w:cstheme="majorBidi"/>
                <w:sz w:val="24"/>
                <w:szCs w:val="24"/>
              </w:rPr>
            </w:pPr>
            <w:proofErr w:type="spellStart"/>
            <w:r w:rsidRPr="006906D6">
              <w:rPr>
                <w:rFonts w:asciiTheme="majorBidi" w:hAnsiTheme="majorBidi" w:cstheme="majorBidi"/>
                <w:sz w:val="24"/>
                <w:szCs w:val="24"/>
              </w:rPr>
              <w:t>Candidates_club_view</w:t>
            </w:r>
            <w:proofErr w:type="spellEnd"/>
            <w:r w:rsidRPr="006906D6">
              <w:rPr>
                <w:rFonts w:asciiTheme="majorBidi" w:hAnsiTheme="majorBidi" w:cstheme="majorBidi"/>
                <w:sz w:val="24"/>
                <w:szCs w:val="24"/>
              </w:rPr>
              <w:t xml:space="preserve"> </w:t>
            </w:r>
          </w:p>
        </w:tc>
        <w:tc>
          <w:tcPr>
            <w:tcW w:w="5580" w:type="dxa"/>
          </w:tcPr>
          <w:p w14:paraId="13DF50B2" w14:textId="77CA735F" w:rsidR="00904DC2" w:rsidRPr="006906D6" w:rsidRDefault="007D14D1" w:rsidP="001D7981">
            <w:pPr>
              <w:rPr>
                <w:rFonts w:asciiTheme="majorBidi" w:hAnsiTheme="majorBidi" w:cstheme="majorBidi"/>
                <w:sz w:val="24"/>
                <w:szCs w:val="24"/>
              </w:rPr>
            </w:pPr>
            <w:r w:rsidRPr="006906D6">
              <w:rPr>
                <w:rFonts w:asciiTheme="majorBidi" w:hAnsiTheme="majorBidi" w:cstheme="majorBidi"/>
                <w:sz w:val="24"/>
                <w:szCs w:val="24"/>
              </w:rPr>
              <w:t xml:space="preserve">This view is to show the id, </w:t>
            </w:r>
            <w:proofErr w:type="spellStart"/>
            <w:r w:rsidRPr="006906D6">
              <w:rPr>
                <w:rFonts w:asciiTheme="majorBidi" w:hAnsiTheme="majorBidi" w:cstheme="majorBidi"/>
                <w:sz w:val="24"/>
                <w:szCs w:val="24"/>
              </w:rPr>
              <w:t>fname</w:t>
            </w:r>
            <w:proofErr w:type="spellEnd"/>
            <w:r w:rsidRPr="006906D6">
              <w:rPr>
                <w:rFonts w:asciiTheme="majorBidi" w:hAnsiTheme="majorBidi" w:cstheme="majorBidi"/>
                <w:sz w:val="24"/>
                <w:szCs w:val="24"/>
              </w:rPr>
              <w:t xml:space="preserve">, and </w:t>
            </w:r>
            <w:proofErr w:type="spellStart"/>
            <w:r w:rsidRPr="006906D6">
              <w:rPr>
                <w:rFonts w:asciiTheme="majorBidi" w:hAnsiTheme="majorBidi" w:cstheme="majorBidi"/>
                <w:sz w:val="24"/>
                <w:szCs w:val="24"/>
              </w:rPr>
              <w:t>lname</w:t>
            </w:r>
            <w:proofErr w:type="spellEnd"/>
            <w:r w:rsidRPr="006906D6">
              <w:rPr>
                <w:rFonts w:asciiTheme="majorBidi" w:hAnsiTheme="majorBidi" w:cstheme="majorBidi"/>
                <w:sz w:val="24"/>
                <w:szCs w:val="24"/>
              </w:rPr>
              <w:t xml:space="preserve"> of the candidates </w:t>
            </w:r>
            <w:r w:rsidR="006C1CFA" w:rsidRPr="006906D6">
              <w:rPr>
                <w:rFonts w:asciiTheme="majorBidi" w:hAnsiTheme="majorBidi" w:cstheme="majorBidi"/>
                <w:sz w:val="24"/>
                <w:szCs w:val="24"/>
              </w:rPr>
              <w:t xml:space="preserve">in which club (name) they are in </w:t>
            </w:r>
          </w:p>
        </w:tc>
      </w:tr>
      <w:tr w:rsidR="008D7504" w:rsidRPr="006906D6" w14:paraId="0706136D" w14:textId="77777777" w:rsidTr="001D7981">
        <w:tc>
          <w:tcPr>
            <w:tcW w:w="1147" w:type="dxa"/>
            <w:shd w:val="clear" w:color="auto" w:fill="auto"/>
          </w:tcPr>
          <w:p w14:paraId="4ECAD70C" w14:textId="77777777" w:rsidR="008D7504" w:rsidRPr="006906D6" w:rsidRDefault="008D7504" w:rsidP="00904DC2">
            <w:pPr>
              <w:pStyle w:val="ListParagraph"/>
              <w:numPr>
                <w:ilvl w:val="0"/>
                <w:numId w:val="9"/>
              </w:numPr>
              <w:spacing w:after="0" w:line="240" w:lineRule="auto"/>
              <w:jc w:val="center"/>
              <w:rPr>
                <w:rFonts w:asciiTheme="majorBidi" w:hAnsiTheme="majorBidi" w:cstheme="majorBidi"/>
                <w:b/>
                <w:bCs/>
                <w:sz w:val="24"/>
                <w:szCs w:val="24"/>
              </w:rPr>
            </w:pPr>
          </w:p>
        </w:tc>
        <w:tc>
          <w:tcPr>
            <w:tcW w:w="2430" w:type="dxa"/>
          </w:tcPr>
          <w:p w14:paraId="56A8CD30" w14:textId="181A8E3A" w:rsidR="008D7504" w:rsidRPr="006906D6" w:rsidRDefault="00F21FA4" w:rsidP="00F21FA4">
            <w:pPr>
              <w:rPr>
                <w:rFonts w:asciiTheme="majorBidi" w:hAnsiTheme="majorBidi" w:cstheme="majorBidi"/>
                <w:sz w:val="24"/>
                <w:szCs w:val="24"/>
              </w:rPr>
            </w:pPr>
            <w:proofErr w:type="spellStart"/>
            <w:r w:rsidRPr="006906D6">
              <w:rPr>
                <w:rFonts w:asciiTheme="majorBidi" w:hAnsiTheme="majorBidi" w:cstheme="majorBidi"/>
                <w:sz w:val="24"/>
                <w:szCs w:val="24"/>
                <w:lang w:val="en-US"/>
              </w:rPr>
              <w:t>Total_votes_view</w:t>
            </w:r>
            <w:proofErr w:type="spellEnd"/>
          </w:p>
        </w:tc>
        <w:tc>
          <w:tcPr>
            <w:tcW w:w="5580" w:type="dxa"/>
          </w:tcPr>
          <w:p w14:paraId="24D47E82" w14:textId="10828DFD" w:rsidR="008D7504" w:rsidRPr="006906D6" w:rsidRDefault="00F21FA4" w:rsidP="001D7981">
            <w:pPr>
              <w:rPr>
                <w:rFonts w:asciiTheme="majorBidi" w:hAnsiTheme="majorBidi" w:cstheme="majorBidi"/>
                <w:sz w:val="24"/>
                <w:szCs w:val="24"/>
              </w:rPr>
            </w:pPr>
            <w:r w:rsidRPr="006906D6">
              <w:rPr>
                <w:rFonts w:asciiTheme="majorBidi" w:hAnsiTheme="majorBidi" w:cstheme="majorBidi"/>
                <w:sz w:val="24"/>
                <w:szCs w:val="24"/>
              </w:rPr>
              <w:t xml:space="preserve">This view will show the number of votes each candidate received </w:t>
            </w:r>
          </w:p>
        </w:tc>
      </w:tr>
    </w:tbl>
    <w:p w14:paraId="1EA1A1E7" w14:textId="77777777" w:rsidR="00944569" w:rsidRPr="006906D6" w:rsidRDefault="00944569" w:rsidP="00BE3AF0">
      <w:pPr>
        <w:rPr>
          <w:rFonts w:asciiTheme="majorBidi" w:hAnsiTheme="majorBidi" w:cstheme="majorBidi"/>
          <w:sz w:val="24"/>
          <w:szCs w:val="24"/>
        </w:rPr>
      </w:pPr>
    </w:p>
    <w:p w14:paraId="05F6523D" w14:textId="77777777" w:rsidR="00944569" w:rsidRPr="006906D6" w:rsidRDefault="00944569" w:rsidP="00BE3AF0">
      <w:pPr>
        <w:rPr>
          <w:rFonts w:asciiTheme="majorBidi" w:hAnsiTheme="majorBidi" w:cstheme="majorBidi"/>
          <w:sz w:val="24"/>
          <w:szCs w:val="24"/>
        </w:rPr>
      </w:pPr>
    </w:p>
    <w:tbl>
      <w:tblPr>
        <w:tblW w:w="91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3"/>
        <w:gridCol w:w="2415"/>
        <w:gridCol w:w="5459"/>
      </w:tblGrid>
      <w:tr w:rsidR="00904DC2" w:rsidRPr="006906D6" w14:paraId="65FE6270" w14:textId="77777777" w:rsidTr="00515FDC">
        <w:tc>
          <w:tcPr>
            <w:tcW w:w="1283" w:type="dxa"/>
            <w:tcBorders>
              <w:bottom w:val="single" w:sz="4" w:space="0" w:color="000000"/>
            </w:tcBorders>
            <w:shd w:val="clear" w:color="auto" w:fill="8DB3E2"/>
          </w:tcPr>
          <w:p w14:paraId="1ED0AA1D" w14:textId="392CBC42" w:rsidR="00904DC2" w:rsidRPr="006906D6" w:rsidRDefault="00904DC2"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Procedure</w:t>
            </w:r>
          </w:p>
        </w:tc>
        <w:tc>
          <w:tcPr>
            <w:tcW w:w="2415" w:type="dxa"/>
            <w:shd w:val="clear" w:color="auto" w:fill="8DB3E2"/>
          </w:tcPr>
          <w:p w14:paraId="461ADB93" w14:textId="77777777" w:rsidR="00904DC2" w:rsidRPr="006906D6" w:rsidRDefault="00904DC2"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Name</w:t>
            </w:r>
          </w:p>
        </w:tc>
        <w:tc>
          <w:tcPr>
            <w:tcW w:w="5459" w:type="dxa"/>
            <w:shd w:val="clear" w:color="auto" w:fill="8DB3E2"/>
          </w:tcPr>
          <w:p w14:paraId="0F66635B" w14:textId="26D7EE17" w:rsidR="00904DC2" w:rsidRPr="006906D6" w:rsidRDefault="00904DC2"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Description</w:t>
            </w:r>
          </w:p>
        </w:tc>
      </w:tr>
      <w:tr w:rsidR="00904DC2" w:rsidRPr="006906D6" w14:paraId="3D0E727F" w14:textId="77777777" w:rsidTr="00515FDC">
        <w:tc>
          <w:tcPr>
            <w:tcW w:w="1283" w:type="dxa"/>
            <w:shd w:val="clear" w:color="auto" w:fill="auto"/>
          </w:tcPr>
          <w:p w14:paraId="6B134E5B" w14:textId="77777777" w:rsidR="00904DC2" w:rsidRPr="006906D6" w:rsidRDefault="00904DC2" w:rsidP="00904DC2">
            <w:pPr>
              <w:pStyle w:val="ListParagraph"/>
              <w:numPr>
                <w:ilvl w:val="0"/>
                <w:numId w:val="10"/>
              </w:numPr>
              <w:spacing w:after="0" w:line="240" w:lineRule="auto"/>
              <w:jc w:val="center"/>
              <w:rPr>
                <w:rFonts w:asciiTheme="majorBidi" w:hAnsiTheme="majorBidi" w:cstheme="majorBidi"/>
                <w:b/>
                <w:bCs/>
                <w:sz w:val="24"/>
                <w:szCs w:val="24"/>
              </w:rPr>
            </w:pPr>
          </w:p>
        </w:tc>
        <w:tc>
          <w:tcPr>
            <w:tcW w:w="2415" w:type="dxa"/>
          </w:tcPr>
          <w:p w14:paraId="5EB1F9EF" w14:textId="02C21B33" w:rsidR="00904DC2" w:rsidRPr="006906D6" w:rsidRDefault="00E57257" w:rsidP="00E57257">
            <w:pPr>
              <w:rPr>
                <w:rFonts w:asciiTheme="majorBidi" w:hAnsiTheme="majorBidi" w:cstheme="majorBidi"/>
                <w:sz w:val="24"/>
                <w:szCs w:val="24"/>
              </w:rPr>
            </w:pPr>
            <w:proofErr w:type="spellStart"/>
            <w:r w:rsidRPr="006906D6">
              <w:rPr>
                <w:rFonts w:asciiTheme="majorBidi" w:hAnsiTheme="majorBidi" w:cstheme="majorBidi"/>
                <w:sz w:val="24"/>
                <w:szCs w:val="24"/>
                <w:lang w:val="en-US"/>
              </w:rPr>
              <w:t>selectAll</w:t>
            </w:r>
            <w:proofErr w:type="spellEnd"/>
          </w:p>
        </w:tc>
        <w:tc>
          <w:tcPr>
            <w:tcW w:w="5459" w:type="dxa"/>
          </w:tcPr>
          <w:p w14:paraId="6CCE2FD8" w14:textId="3F309BFD" w:rsidR="00904DC2" w:rsidRPr="006906D6" w:rsidRDefault="00343FAB" w:rsidP="001D7981">
            <w:pPr>
              <w:rPr>
                <w:rFonts w:asciiTheme="majorBidi" w:hAnsiTheme="majorBidi" w:cstheme="majorBidi"/>
                <w:sz w:val="24"/>
                <w:szCs w:val="24"/>
              </w:rPr>
            </w:pPr>
            <w:r w:rsidRPr="006906D6">
              <w:rPr>
                <w:rFonts w:asciiTheme="majorBidi" w:hAnsiTheme="majorBidi" w:cstheme="majorBidi"/>
                <w:sz w:val="24"/>
                <w:szCs w:val="24"/>
              </w:rPr>
              <w:t>It will help show all the records of the tables in the database since I included all the select * from in the procedure body</w:t>
            </w:r>
            <w:r w:rsidR="00944569" w:rsidRPr="006906D6">
              <w:rPr>
                <w:rFonts w:asciiTheme="majorBidi" w:hAnsiTheme="majorBidi" w:cstheme="majorBidi"/>
                <w:sz w:val="24"/>
                <w:szCs w:val="24"/>
              </w:rPr>
              <w:t xml:space="preserve">. </w:t>
            </w:r>
            <w:r w:rsidRPr="006906D6">
              <w:rPr>
                <w:rFonts w:asciiTheme="majorBidi" w:hAnsiTheme="majorBidi" w:cstheme="majorBidi"/>
                <w:sz w:val="24"/>
                <w:szCs w:val="24"/>
              </w:rPr>
              <w:t xml:space="preserve"> </w:t>
            </w:r>
          </w:p>
        </w:tc>
      </w:tr>
      <w:tr w:rsidR="00904DC2" w:rsidRPr="006906D6" w14:paraId="43E2F153" w14:textId="77777777" w:rsidTr="00515FDC">
        <w:tc>
          <w:tcPr>
            <w:tcW w:w="1283" w:type="dxa"/>
            <w:shd w:val="clear" w:color="auto" w:fill="auto"/>
          </w:tcPr>
          <w:p w14:paraId="6E4B43E2" w14:textId="77777777" w:rsidR="00904DC2" w:rsidRPr="006906D6" w:rsidRDefault="00904DC2" w:rsidP="00904DC2">
            <w:pPr>
              <w:pStyle w:val="ListParagraph"/>
              <w:numPr>
                <w:ilvl w:val="0"/>
                <w:numId w:val="10"/>
              </w:numPr>
              <w:spacing w:after="0" w:line="240" w:lineRule="auto"/>
              <w:jc w:val="center"/>
              <w:rPr>
                <w:rFonts w:asciiTheme="majorBidi" w:hAnsiTheme="majorBidi" w:cstheme="majorBidi"/>
                <w:b/>
                <w:bCs/>
                <w:sz w:val="24"/>
                <w:szCs w:val="24"/>
              </w:rPr>
            </w:pPr>
          </w:p>
        </w:tc>
        <w:tc>
          <w:tcPr>
            <w:tcW w:w="2415" w:type="dxa"/>
          </w:tcPr>
          <w:p w14:paraId="58781575" w14:textId="7FB9DB4F" w:rsidR="00904DC2" w:rsidRPr="006906D6" w:rsidRDefault="00A44A9B" w:rsidP="001D7981">
            <w:pPr>
              <w:rPr>
                <w:rFonts w:asciiTheme="majorBidi" w:hAnsiTheme="majorBidi" w:cstheme="majorBidi"/>
                <w:sz w:val="24"/>
                <w:szCs w:val="24"/>
              </w:rPr>
            </w:pPr>
            <w:proofErr w:type="spellStart"/>
            <w:r w:rsidRPr="006906D6">
              <w:rPr>
                <w:rFonts w:asciiTheme="majorBidi" w:hAnsiTheme="majorBidi" w:cstheme="majorBidi"/>
                <w:sz w:val="24"/>
                <w:szCs w:val="24"/>
              </w:rPr>
              <w:t>Getthevotes</w:t>
            </w:r>
            <w:proofErr w:type="spellEnd"/>
            <w:r w:rsidRPr="006906D6">
              <w:rPr>
                <w:rFonts w:asciiTheme="majorBidi" w:hAnsiTheme="majorBidi" w:cstheme="majorBidi"/>
                <w:sz w:val="24"/>
                <w:szCs w:val="24"/>
              </w:rPr>
              <w:t xml:space="preserve"> </w:t>
            </w:r>
          </w:p>
        </w:tc>
        <w:tc>
          <w:tcPr>
            <w:tcW w:w="5459" w:type="dxa"/>
          </w:tcPr>
          <w:p w14:paraId="11DC1A20" w14:textId="292A9A6F" w:rsidR="00904DC2" w:rsidRPr="006906D6" w:rsidRDefault="00A44A9B" w:rsidP="001D7981">
            <w:pPr>
              <w:rPr>
                <w:rFonts w:asciiTheme="majorBidi" w:hAnsiTheme="majorBidi" w:cstheme="majorBidi"/>
                <w:sz w:val="24"/>
                <w:szCs w:val="24"/>
              </w:rPr>
            </w:pPr>
            <w:r w:rsidRPr="006906D6">
              <w:rPr>
                <w:rFonts w:asciiTheme="majorBidi" w:hAnsiTheme="majorBidi" w:cstheme="majorBidi"/>
                <w:sz w:val="24"/>
                <w:szCs w:val="24"/>
              </w:rPr>
              <w:t>This procedure uses a group by to show</w:t>
            </w:r>
            <w:r w:rsidR="007A0570" w:rsidRPr="006906D6">
              <w:rPr>
                <w:rFonts w:asciiTheme="majorBidi" w:hAnsiTheme="majorBidi" w:cstheme="majorBidi"/>
                <w:sz w:val="24"/>
                <w:szCs w:val="24"/>
              </w:rPr>
              <w:t xml:space="preserve"> the total number of votes</w:t>
            </w:r>
            <w:r w:rsidR="00397185" w:rsidRPr="006906D6">
              <w:rPr>
                <w:rFonts w:asciiTheme="majorBidi" w:hAnsiTheme="majorBidi" w:cstheme="majorBidi"/>
                <w:sz w:val="24"/>
                <w:szCs w:val="24"/>
              </w:rPr>
              <w:t xml:space="preserve"> each candidate receive. </w:t>
            </w:r>
          </w:p>
        </w:tc>
      </w:tr>
      <w:tr w:rsidR="00904DC2" w:rsidRPr="006906D6" w14:paraId="0FBF2109" w14:textId="77777777" w:rsidTr="00515FDC">
        <w:tc>
          <w:tcPr>
            <w:tcW w:w="1283" w:type="dxa"/>
            <w:shd w:val="clear" w:color="auto" w:fill="auto"/>
          </w:tcPr>
          <w:p w14:paraId="7450E3BA" w14:textId="77777777" w:rsidR="00904DC2" w:rsidRPr="006906D6" w:rsidRDefault="00904DC2" w:rsidP="00904DC2">
            <w:pPr>
              <w:pStyle w:val="ListParagraph"/>
              <w:numPr>
                <w:ilvl w:val="0"/>
                <w:numId w:val="10"/>
              </w:numPr>
              <w:spacing w:after="0" w:line="240" w:lineRule="auto"/>
              <w:jc w:val="center"/>
              <w:rPr>
                <w:rFonts w:asciiTheme="majorBidi" w:hAnsiTheme="majorBidi" w:cstheme="majorBidi"/>
                <w:b/>
                <w:bCs/>
                <w:sz w:val="24"/>
                <w:szCs w:val="24"/>
              </w:rPr>
            </w:pPr>
          </w:p>
        </w:tc>
        <w:tc>
          <w:tcPr>
            <w:tcW w:w="2415" w:type="dxa"/>
          </w:tcPr>
          <w:p w14:paraId="5E3D49F5" w14:textId="46F1E36A" w:rsidR="00904DC2" w:rsidRPr="006906D6" w:rsidRDefault="002B31CF" w:rsidP="001D7981">
            <w:pPr>
              <w:rPr>
                <w:rFonts w:asciiTheme="majorBidi" w:hAnsiTheme="majorBidi" w:cstheme="majorBidi"/>
                <w:sz w:val="24"/>
                <w:szCs w:val="24"/>
              </w:rPr>
            </w:pPr>
            <w:proofErr w:type="spellStart"/>
            <w:r w:rsidRPr="006906D6">
              <w:rPr>
                <w:rFonts w:asciiTheme="majorBidi" w:hAnsiTheme="majorBidi" w:cstheme="majorBidi"/>
                <w:sz w:val="24"/>
                <w:szCs w:val="24"/>
              </w:rPr>
              <w:t>candidate</w:t>
            </w:r>
            <w:r w:rsidR="00F45827" w:rsidRPr="006906D6">
              <w:rPr>
                <w:rFonts w:asciiTheme="majorBidi" w:hAnsiTheme="majorBidi" w:cstheme="majorBidi"/>
                <w:sz w:val="24"/>
                <w:szCs w:val="24"/>
              </w:rPr>
              <w:t>sinclubs</w:t>
            </w:r>
            <w:proofErr w:type="spellEnd"/>
          </w:p>
        </w:tc>
        <w:tc>
          <w:tcPr>
            <w:tcW w:w="5459" w:type="dxa"/>
          </w:tcPr>
          <w:p w14:paraId="704B31B7" w14:textId="1F7AA2A7" w:rsidR="00904DC2" w:rsidRPr="006906D6" w:rsidRDefault="00F45827" w:rsidP="001D7981">
            <w:pPr>
              <w:jc w:val="both"/>
              <w:rPr>
                <w:rFonts w:asciiTheme="majorBidi" w:hAnsiTheme="majorBidi" w:cstheme="majorBidi"/>
                <w:sz w:val="24"/>
                <w:szCs w:val="24"/>
              </w:rPr>
            </w:pPr>
            <w:r w:rsidRPr="006906D6">
              <w:rPr>
                <w:rFonts w:asciiTheme="majorBidi" w:hAnsiTheme="majorBidi" w:cstheme="majorBidi"/>
                <w:sz w:val="24"/>
                <w:szCs w:val="24"/>
              </w:rPr>
              <w:t xml:space="preserve">This procedure shows the candidates ID and the </w:t>
            </w:r>
            <w:proofErr w:type="spellStart"/>
            <w:r w:rsidRPr="006906D6">
              <w:rPr>
                <w:rFonts w:asciiTheme="majorBidi" w:hAnsiTheme="majorBidi" w:cstheme="majorBidi"/>
                <w:sz w:val="24"/>
                <w:szCs w:val="24"/>
              </w:rPr>
              <w:t>club_id</w:t>
            </w:r>
            <w:proofErr w:type="spellEnd"/>
            <w:r w:rsidRPr="006906D6">
              <w:rPr>
                <w:rFonts w:asciiTheme="majorBidi" w:hAnsiTheme="majorBidi" w:cstheme="majorBidi"/>
                <w:sz w:val="24"/>
                <w:szCs w:val="24"/>
              </w:rPr>
              <w:t xml:space="preserve"> they are enrolled in </w:t>
            </w:r>
          </w:p>
        </w:tc>
      </w:tr>
      <w:tr w:rsidR="00904DC2" w:rsidRPr="006906D6" w14:paraId="62EBA793" w14:textId="77777777" w:rsidTr="00515FDC">
        <w:tc>
          <w:tcPr>
            <w:tcW w:w="1283" w:type="dxa"/>
            <w:shd w:val="clear" w:color="auto" w:fill="auto"/>
          </w:tcPr>
          <w:p w14:paraId="32630AF2" w14:textId="77777777" w:rsidR="00904DC2" w:rsidRPr="006906D6" w:rsidRDefault="00904DC2" w:rsidP="00904DC2">
            <w:pPr>
              <w:pStyle w:val="ListParagraph"/>
              <w:numPr>
                <w:ilvl w:val="0"/>
                <w:numId w:val="10"/>
              </w:numPr>
              <w:spacing w:after="0" w:line="240" w:lineRule="auto"/>
              <w:jc w:val="center"/>
              <w:rPr>
                <w:rFonts w:asciiTheme="majorBidi" w:hAnsiTheme="majorBidi" w:cstheme="majorBidi"/>
                <w:b/>
                <w:bCs/>
                <w:sz w:val="24"/>
                <w:szCs w:val="24"/>
              </w:rPr>
            </w:pPr>
          </w:p>
        </w:tc>
        <w:tc>
          <w:tcPr>
            <w:tcW w:w="2415" w:type="dxa"/>
          </w:tcPr>
          <w:p w14:paraId="1CA7B3FE" w14:textId="0F411D55" w:rsidR="00904DC2" w:rsidRPr="006906D6" w:rsidRDefault="003E36DB" w:rsidP="003E36DB">
            <w:pPr>
              <w:rPr>
                <w:rFonts w:asciiTheme="majorBidi" w:hAnsiTheme="majorBidi" w:cstheme="majorBidi"/>
                <w:sz w:val="24"/>
                <w:szCs w:val="24"/>
              </w:rPr>
            </w:pPr>
            <w:proofErr w:type="spellStart"/>
            <w:r w:rsidRPr="006906D6">
              <w:rPr>
                <w:rFonts w:asciiTheme="majorBidi" w:hAnsiTheme="majorBidi" w:cstheme="majorBidi"/>
                <w:sz w:val="24"/>
                <w:szCs w:val="24"/>
                <w:lang w:val="en-US"/>
              </w:rPr>
              <w:t>delcandidates_phone</w:t>
            </w:r>
            <w:proofErr w:type="spellEnd"/>
          </w:p>
        </w:tc>
        <w:tc>
          <w:tcPr>
            <w:tcW w:w="5459" w:type="dxa"/>
          </w:tcPr>
          <w:p w14:paraId="68B0D516" w14:textId="1C64CA4C" w:rsidR="00904DC2" w:rsidRPr="006906D6" w:rsidRDefault="003E36DB" w:rsidP="001D7981">
            <w:pPr>
              <w:rPr>
                <w:rFonts w:asciiTheme="majorBidi" w:hAnsiTheme="majorBidi" w:cstheme="majorBidi"/>
                <w:sz w:val="24"/>
                <w:szCs w:val="24"/>
              </w:rPr>
            </w:pPr>
            <w:r w:rsidRPr="006906D6">
              <w:rPr>
                <w:rFonts w:asciiTheme="majorBidi" w:hAnsiTheme="majorBidi" w:cstheme="majorBidi"/>
                <w:sz w:val="24"/>
                <w:szCs w:val="24"/>
              </w:rPr>
              <w:t xml:space="preserve">This is a procedure that deletes the phone number of a candidate from the </w:t>
            </w:r>
            <w:proofErr w:type="spellStart"/>
            <w:r w:rsidRPr="006906D6">
              <w:rPr>
                <w:rFonts w:asciiTheme="majorBidi" w:hAnsiTheme="majorBidi" w:cstheme="majorBidi"/>
                <w:sz w:val="24"/>
                <w:szCs w:val="24"/>
              </w:rPr>
              <w:t>candidates_phone</w:t>
            </w:r>
            <w:proofErr w:type="spellEnd"/>
            <w:r w:rsidRPr="006906D6">
              <w:rPr>
                <w:rFonts w:asciiTheme="majorBidi" w:hAnsiTheme="majorBidi" w:cstheme="majorBidi"/>
                <w:sz w:val="24"/>
                <w:szCs w:val="24"/>
              </w:rPr>
              <w:t xml:space="preserve">. It deletes the phone number of the entered </w:t>
            </w:r>
            <w:proofErr w:type="spellStart"/>
            <w:r w:rsidRPr="006906D6">
              <w:rPr>
                <w:rFonts w:asciiTheme="majorBidi" w:hAnsiTheme="majorBidi" w:cstheme="majorBidi"/>
                <w:sz w:val="24"/>
                <w:szCs w:val="24"/>
              </w:rPr>
              <w:t>candidate_ID</w:t>
            </w:r>
            <w:proofErr w:type="spellEnd"/>
            <w:r w:rsidRPr="006906D6">
              <w:rPr>
                <w:rFonts w:asciiTheme="majorBidi" w:hAnsiTheme="majorBidi" w:cstheme="majorBidi"/>
                <w:sz w:val="24"/>
                <w:szCs w:val="24"/>
              </w:rPr>
              <w:t xml:space="preserve"> </w:t>
            </w:r>
          </w:p>
        </w:tc>
      </w:tr>
    </w:tbl>
    <w:p w14:paraId="6659D1C0" w14:textId="5F01D3BB" w:rsidR="00BE1863" w:rsidRPr="006906D6" w:rsidRDefault="00BE1863" w:rsidP="00BE3AF0">
      <w:pPr>
        <w:rPr>
          <w:rFonts w:asciiTheme="majorBidi" w:hAnsiTheme="majorBidi" w:cstheme="majorBidi"/>
          <w:sz w:val="24"/>
          <w:szCs w:val="24"/>
        </w:rPr>
      </w:pPr>
    </w:p>
    <w:p w14:paraId="367FE9C6" w14:textId="19BC78D4" w:rsidR="00F56C32" w:rsidRPr="006906D6" w:rsidRDefault="00BE1863" w:rsidP="00195AAC">
      <w:pPr>
        <w:rPr>
          <w:rFonts w:asciiTheme="majorBidi" w:hAnsiTheme="majorBidi" w:cstheme="majorBidi"/>
          <w:sz w:val="24"/>
          <w:szCs w:val="24"/>
        </w:rPr>
      </w:pPr>
      <w:r w:rsidRPr="006906D6">
        <w:rPr>
          <w:rFonts w:asciiTheme="majorBidi" w:hAnsiTheme="majorBidi" w:cstheme="majorBidi"/>
          <w:sz w:val="24"/>
          <w:szCs w:val="24"/>
        </w:rPr>
        <w:br w:type="page"/>
      </w:r>
    </w:p>
    <w:p w14:paraId="44AAF0E4" w14:textId="16571D67" w:rsidR="008B3E13" w:rsidRPr="006906D6" w:rsidRDefault="009F07CB" w:rsidP="00A70C44">
      <w:pPr>
        <w:pStyle w:val="Heading2"/>
        <w:rPr>
          <w:rFonts w:asciiTheme="majorBidi" w:hAnsiTheme="majorBidi"/>
          <w:sz w:val="24"/>
          <w:szCs w:val="24"/>
        </w:rPr>
      </w:pPr>
      <w:bookmarkStart w:id="6" w:name="_Toc176174692"/>
      <w:r w:rsidRPr="006906D6">
        <w:rPr>
          <w:rFonts w:asciiTheme="majorBidi" w:hAnsiTheme="majorBidi"/>
          <w:sz w:val="24"/>
          <w:szCs w:val="24"/>
        </w:rPr>
        <w:lastRenderedPageBreak/>
        <w:t>Security</w:t>
      </w:r>
      <w:bookmarkEnd w:id="6"/>
    </w:p>
    <w:tbl>
      <w:tblPr>
        <w:tblW w:w="11492"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3"/>
        <w:gridCol w:w="1551"/>
        <w:gridCol w:w="1782"/>
        <w:gridCol w:w="6876"/>
      </w:tblGrid>
      <w:tr w:rsidR="00B3679F" w:rsidRPr="006906D6" w14:paraId="64015906" w14:textId="1CB85F16" w:rsidTr="00195AAC">
        <w:trPr>
          <w:trHeight w:val="741"/>
        </w:trPr>
        <w:tc>
          <w:tcPr>
            <w:tcW w:w="1283" w:type="dxa"/>
            <w:shd w:val="clear" w:color="auto" w:fill="8DB3E2"/>
          </w:tcPr>
          <w:p w14:paraId="40EFC669" w14:textId="0B4865AE" w:rsidR="00457BBF" w:rsidRPr="006906D6" w:rsidRDefault="00457BBF" w:rsidP="001D7981">
            <w:pPr>
              <w:jc w:val="center"/>
              <w:rPr>
                <w:rFonts w:asciiTheme="majorBidi" w:hAnsiTheme="majorBidi" w:cstheme="majorBidi"/>
                <w:b/>
                <w:bCs/>
                <w:sz w:val="24"/>
                <w:szCs w:val="24"/>
              </w:rPr>
            </w:pPr>
            <w:proofErr w:type="gramStart"/>
            <w:r w:rsidRPr="006906D6">
              <w:rPr>
                <w:rFonts w:asciiTheme="majorBidi" w:hAnsiTheme="majorBidi" w:cstheme="majorBidi"/>
                <w:b/>
                <w:bCs/>
                <w:sz w:val="24"/>
                <w:szCs w:val="24"/>
              </w:rPr>
              <w:t>User name</w:t>
            </w:r>
            <w:proofErr w:type="gramEnd"/>
          </w:p>
        </w:tc>
        <w:tc>
          <w:tcPr>
            <w:tcW w:w="1664" w:type="dxa"/>
            <w:shd w:val="clear" w:color="auto" w:fill="8DB3E2"/>
          </w:tcPr>
          <w:p w14:paraId="1848511E" w14:textId="2F726DAF" w:rsidR="00457BBF" w:rsidRPr="006906D6" w:rsidRDefault="00457BBF"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Privilege Command</w:t>
            </w:r>
          </w:p>
        </w:tc>
        <w:tc>
          <w:tcPr>
            <w:tcW w:w="2273" w:type="dxa"/>
            <w:shd w:val="clear" w:color="auto" w:fill="8DB3E2"/>
          </w:tcPr>
          <w:p w14:paraId="295CB10F" w14:textId="77777777" w:rsidR="00457BBF" w:rsidRPr="006906D6" w:rsidRDefault="00457BBF"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Description</w:t>
            </w:r>
          </w:p>
        </w:tc>
        <w:tc>
          <w:tcPr>
            <w:tcW w:w="6272" w:type="dxa"/>
            <w:shd w:val="clear" w:color="auto" w:fill="8DB3E2"/>
          </w:tcPr>
          <w:p w14:paraId="682498F2" w14:textId="7A302F4B" w:rsidR="00457BBF" w:rsidRPr="006906D6" w:rsidRDefault="00457BBF"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Screenshot</w:t>
            </w:r>
          </w:p>
        </w:tc>
      </w:tr>
      <w:tr w:rsidR="00B3679F" w:rsidRPr="006906D6" w14:paraId="1EABAECD" w14:textId="5F0C6077" w:rsidTr="00195AAC">
        <w:trPr>
          <w:trHeight w:val="1602"/>
        </w:trPr>
        <w:tc>
          <w:tcPr>
            <w:tcW w:w="1283" w:type="dxa"/>
            <w:vMerge w:val="restart"/>
          </w:tcPr>
          <w:p w14:paraId="6EF7E2A5" w14:textId="28D96618" w:rsidR="00B3679F" w:rsidRPr="006906D6" w:rsidRDefault="00B3679F" w:rsidP="001D7981">
            <w:pPr>
              <w:rPr>
                <w:rFonts w:asciiTheme="majorBidi" w:hAnsiTheme="majorBidi" w:cstheme="majorBidi"/>
                <w:sz w:val="24"/>
                <w:szCs w:val="24"/>
              </w:rPr>
            </w:pPr>
            <w:r w:rsidRPr="006906D6">
              <w:rPr>
                <w:rFonts w:asciiTheme="majorBidi" w:hAnsiTheme="majorBidi" w:cstheme="majorBidi"/>
                <w:sz w:val="24"/>
                <w:szCs w:val="24"/>
              </w:rPr>
              <w:t xml:space="preserve">Teacher </w:t>
            </w:r>
          </w:p>
        </w:tc>
        <w:tc>
          <w:tcPr>
            <w:tcW w:w="1664" w:type="dxa"/>
          </w:tcPr>
          <w:p w14:paraId="2FEEF136" w14:textId="004DD8C7" w:rsidR="00B3679F" w:rsidRPr="006906D6" w:rsidRDefault="00B3679F" w:rsidP="00AD03E7">
            <w:pPr>
              <w:rPr>
                <w:rFonts w:asciiTheme="majorBidi" w:hAnsiTheme="majorBidi" w:cstheme="majorBidi"/>
                <w:sz w:val="24"/>
                <w:szCs w:val="24"/>
                <w:lang w:val="en-US"/>
              </w:rPr>
            </w:pPr>
            <w:r w:rsidRPr="006906D6">
              <w:rPr>
                <w:rFonts w:asciiTheme="majorBidi" w:hAnsiTheme="majorBidi" w:cstheme="majorBidi"/>
                <w:sz w:val="24"/>
                <w:szCs w:val="24"/>
                <w:lang w:val="en-US"/>
              </w:rPr>
              <w:t xml:space="preserve">grant all on candidates to teachers </w:t>
            </w:r>
          </w:p>
          <w:p w14:paraId="67F94853" w14:textId="499B8987" w:rsidR="00B3679F" w:rsidRPr="006906D6" w:rsidRDefault="00B3679F" w:rsidP="00D06FEB">
            <w:pPr>
              <w:rPr>
                <w:rFonts w:asciiTheme="majorBidi" w:hAnsiTheme="majorBidi" w:cstheme="majorBidi"/>
                <w:sz w:val="24"/>
                <w:szCs w:val="24"/>
                <w:lang w:val="en-US"/>
              </w:rPr>
            </w:pPr>
          </w:p>
        </w:tc>
        <w:tc>
          <w:tcPr>
            <w:tcW w:w="2273" w:type="dxa"/>
          </w:tcPr>
          <w:p w14:paraId="61589727" w14:textId="2F828D24" w:rsidR="00B3679F" w:rsidRPr="006906D6" w:rsidRDefault="00B3679F" w:rsidP="004F799D">
            <w:pPr>
              <w:rPr>
                <w:rFonts w:asciiTheme="majorBidi" w:hAnsiTheme="majorBidi" w:cstheme="majorBidi"/>
                <w:sz w:val="24"/>
                <w:szCs w:val="24"/>
              </w:rPr>
            </w:pPr>
            <w:r w:rsidRPr="006906D6">
              <w:rPr>
                <w:rFonts w:asciiTheme="majorBidi" w:hAnsiTheme="majorBidi" w:cstheme="majorBidi"/>
                <w:sz w:val="24"/>
                <w:szCs w:val="24"/>
              </w:rPr>
              <w:t xml:space="preserve">This command gives all the teachers all the privilege to see the </w:t>
            </w:r>
            <w:r w:rsidR="00B34214" w:rsidRPr="006906D6">
              <w:rPr>
                <w:rFonts w:asciiTheme="majorBidi" w:hAnsiTheme="majorBidi" w:cstheme="majorBidi"/>
                <w:sz w:val="24"/>
                <w:szCs w:val="24"/>
              </w:rPr>
              <w:t>candidates’</w:t>
            </w:r>
            <w:r w:rsidRPr="006906D6">
              <w:rPr>
                <w:rFonts w:asciiTheme="majorBidi" w:hAnsiTheme="majorBidi" w:cstheme="majorBidi"/>
                <w:sz w:val="24"/>
                <w:szCs w:val="24"/>
              </w:rPr>
              <w:t xml:space="preserve"> tables </w:t>
            </w:r>
          </w:p>
        </w:tc>
        <w:tc>
          <w:tcPr>
            <w:tcW w:w="6272" w:type="dxa"/>
            <w:vMerge w:val="restart"/>
          </w:tcPr>
          <w:p w14:paraId="78DDAC4A" w14:textId="3D258758" w:rsidR="00B3679F" w:rsidRPr="006906D6" w:rsidRDefault="00B3679F" w:rsidP="001D7981">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63C60273" wp14:editId="475D4FDD">
                  <wp:extent cx="4228292" cy="1881323"/>
                  <wp:effectExtent l="0" t="0" r="1270" b="5080"/>
                  <wp:docPr id="52421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14743" name=""/>
                          <pic:cNvPicPr/>
                        </pic:nvPicPr>
                        <pic:blipFill>
                          <a:blip r:embed="rId12"/>
                          <a:stretch>
                            <a:fillRect/>
                          </a:stretch>
                        </pic:blipFill>
                        <pic:spPr>
                          <a:xfrm>
                            <a:off x="0" y="0"/>
                            <a:ext cx="4243430" cy="1888059"/>
                          </a:xfrm>
                          <a:prstGeom prst="rect">
                            <a:avLst/>
                          </a:prstGeom>
                        </pic:spPr>
                      </pic:pic>
                    </a:graphicData>
                  </a:graphic>
                </wp:inline>
              </w:drawing>
            </w:r>
          </w:p>
        </w:tc>
      </w:tr>
      <w:tr w:rsidR="00B3679F" w:rsidRPr="006906D6" w14:paraId="0781A01E" w14:textId="77777777" w:rsidTr="00195AAC">
        <w:trPr>
          <w:trHeight w:val="1602"/>
        </w:trPr>
        <w:tc>
          <w:tcPr>
            <w:tcW w:w="1283" w:type="dxa"/>
            <w:vMerge/>
          </w:tcPr>
          <w:p w14:paraId="065B3639" w14:textId="77777777" w:rsidR="00B3679F" w:rsidRPr="006906D6" w:rsidRDefault="00B3679F" w:rsidP="00277AFA">
            <w:pPr>
              <w:rPr>
                <w:rFonts w:asciiTheme="majorBidi" w:hAnsiTheme="majorBidi" w:cstheme="majorBidi"/>
                <w:sz w:val="24"/>
                <w:szCs w:val="24"/>
              </w:rPr>
            </w:pPr>
          </w:p>
        </w:tc>
        <w:tc>
          <w:tcPr>
            <w:tcW w:w="1664" w:type="dxa"/>
          </w:tcPr>
          <w:p w14:paraId="68C09DF1" w14:textId="77777777" w:rsidR="00B3679F" w:rsidRPr="006906D6" w:rsidRDefault="00B3679F" w:rsidP="00277AFA">
            <w:pPr>
              <w:rPr>
                <w:rFonts w:asciiTheme="majorBidi" w:hAnsiTheme="majorBidi" w:cstheme="majorBidi"/>
                <w:sz w:val="24"/>
                <w:szCs w:val="24"/>
                <w:lang w:val="en-US"/>
              </w:rPr>
            </w:pPr>
            <w:r w:rsidRPr="006906D6">
              <w:rPr>
                <w:rFonts w:asciiTheme="majorBidi" w:hAnsiTheme="majorBidi" w:cstheme="majorBidi"/>
                <w:sz w:val="24"/>
                <w:szCs w:val="24"/>
                <w:lang w:val="en-US"/>
              </w:rPr>
              <w:t xml:space="preserve">grant update on votes to </w:t>
            </w:r>
            <w:proofErr w:type="gramStart"/>
            <w:r w:rsidRPr="006906D6">
              <w:rPr>
                <w:rFonts w:asciiTheme="majorBidi" w:hAnsiTheme="majorBidi" w:cstheme="majorBidi"/>
                <w:sz w:val="24"/>
                <w:szCs w:val="24"/>
                <w:lang w:val="en-US"/>
              </w:rPr>
              <w:t>teachers;</w:t>
            </w:r>
            <w:proofErr w:type="gramEnd"/>
            <w:r w:rsidRPr="006906D6">
              <w:rPr>
                <w:rFonts w:asciiTheme="majorBidi" w:hAnsiTheme="majorBidi" w:cstheme="majorBidi"/>
                <w:sz w:val="24"/>
                <w:szCs w:val="24"/>
                <w:lang w:val="en-US"/>
              </w:rPr>
              <w:t xml:space="preserve"> </w:t>
            </w:r>
          </w:p>
          <w:p w14:paraId="743BDC08" w14:textId="77777777" w:rsidR="00B3679F" w:rsidRPr="006906D6" w:rsidRDefault="00B3679F" w:rsidP="00277AFA">
            <w:pPr>
              <w:rPr>
                <w:rFonts w:asciiTheme="majorBidi" w:hAnsiTheme="majorBidi" w:cstheme="majorBidi"/>
                <w:sz w:val="24"/>
                <w:szCs w:val="24"/>
                <w:lang w:val="en-US"/>
              </w:rPr>
            </w:pPr>
          </w:p>
        </w:tc>
        <w:tc>
          <w:tcPr>
            <w:tcW w:w="2273" w:type="dxa"/>
          </w:tcPr>
          <w:p w14:paraId="37750901" w14:textId="45D9EABC" w:rsidR="00B3679F" w:rsidRPr="006906D6" w:rsidRDefault="00B3679F" w:rsidP="00277AFA">
            <w:pPr>
              <w:rPr>
                <w:rFonts w:asciiTheme="majorBidi" w:hAnsiTheme="majorBidi" w:cstheme="majorBidi"/>
                <w:sz w:val="24"/>
                <w:szCs w:val="24"/>
              </w:rPr>
            </w:pPr>
            <w:r w:rsidRPr="006906D6">
              <w:rPr>
                <w:rFonts w:asciiTheme="majorBidi" w:hAnsiTheme="majorBidi" w:cstheme="majorBidi"/>
                <w:sz w:val="24"/>
                <w:szCs w:val="24"/>
              </w:rPr>
              <w:t xml:space="preserve">This command gives the teacher the privilege to update the votes </w:t>
            </w:r>
            <w:r w:rsidR="00B34214" w:rsidRPr="006906D6">
              <w:rPr>
                <w:rFonts w:asciiTheme="majorBidi" w:hAnsiTheme="majorBidi" w:cstheme="majorBidi"/>
                <w:sz w:val="24"/>
                <w:szCs w:val="24"/>
              </w:rPr>
              <w:t>tables,</w:t>
            </w:r>
            <w:r w:rsidRPr="006906D6">
              <w:rPr>
                <w:rFonts w:asciiTheme="majorBidi" w:hAnsiTheme="majorBidi" w:cstheme="majorBidi"/>
                <w:sz w:val="24"/>
                <w:szCs w:val="24"/>
              </w:rPr>
              <w:t xml:space="preserve"> who voted to who. </w:t>
            </w:r>
          </w:p>
        </w:tc>
        <w:tc>
          <w:tcPr>
            <w:tcW w:w="6272" w:type="dxa"/>
            <w:vMerge/>
          </w:tcPr>
          <w:p w14:paraId="1FE74CFF" w14:textId="77777777" w:rsidR="00B3679F" w:rsidRPr="006906D6" w:rsidRDefault="00B3679F" w:rsidP="00277AFA">
            <w:pPr>
              <w:rPr>
                <w:rFonts w:asciiTheme="majorBidi" w:hAnsiTheme="majorBidi" w:cstheme="majorBidi"/>
                <w:sz w:val="24"/>
                <w:szCs w:val="24"/>
              </w:rPr>
            </w:pPr>
          </w:p>
        </w:tc>
      </w:tr>
      <w:tr w:rsidR="00B3679F" w:rsidRPr="006906D6" w14:paraId="2EB9A6C0" w14:textId="6B2784C6" w:rsidTr="00195AAC">
        <w:trPr>
          <w:trHeight w:val="1602"/>
        </w:trPr>
        <w:tc>
          <w:tcPr>
            <w:tcW w:w="1283" w:type="dxa"/>
            <w:vMerge/>
          </w:tcPr>
          <w:p w14:paraId="5216DE9A" w14:textId="77777777" w:rsidR="00B3679F" w:rsidRPr="006906D6" w:rsidRDefault="00B3679F" w:rsidP="00277AFA">
            <w:pPr>
              <w:rPr>
                <w:rFonts w:asciiTheme="majorBidi" w:hAnsiTheme="majorBidi" w:cstheme="majorBidi"/>
                <w:sz w:val="24"/>
                <w:szCs w:val="24"/>
              </w:rPr>
            </w:pPr>
          </w:p>
        </w:tc>
        <w:tc>
          <w:tcPr>
            <w:tcW w:w="1664" w:type="dxa"/>
          </w:tcPr>
          <w:p w14:paraId="5A16608B" w14:textId="77777777" w:rsidR="00B3679F" w:rsidRPr="006906D6" w:rsidRDefault="00B3679F" w:rsidP="00277AFA">
            <w:pPr>
              <w:rPr>
                <w:rFonts w:asciiTheme="majorBidi" w:hAnsiTheme="majorBidi" w:cstheme="majorBidi"/>
                <w:sz w:val="24"/>
                <w:szCs w:val="24"/>
                <w:lang w:val="en-US"/>
              </w:rPr>
            </w:pPr>
            <w:r w:rsidRPr="006906D6">
              <w:rPr>
                <w:rFonts w:asciiTheme="majorBidi" w:hAnsiTheme="majorBidi" w:cstheme="majorBidi"/>
                <w:sz w:val="24"/>
                <w:szCs w:val="24"/>
                <w:lang w:val="en-US"/>
              </w:rPr>
              <w:t xml:space="preserve">grant all on voters to </w:t>
            </w:r>
            <w:proofErr w:type="gramStart"/>
            <w:r w:rsidRPr="006906D6">
              <w:rPr>
                <w:rFonts w:asciiTheme="majorBidi" w:hAnsiTheme="majorBidi" w:cstheme="majorBidi"/>
                <w:sz w:val="24"/>
                <w:szCs w:val="24"/>
                <w:lang w:val="en-US"/>
              </w:rPr>
              <w:t>teachers;</w:t>
            </w:r>
            <w:proofErr w:type="gramEnd"/>
          </w:p>
          <w:p w14:paraId="162B4A23" w14:textId="36BED5A5" w:rsidR="00B3679F" w:rsidRPr="006906D6" w:rsidRDefault="00B3679F" w:rsidP="00277AFA">
            <w:pPr>
              <w:rPr>
                <w:rFonts w:asciiTheme="majorBidi" w:hAnsiTheme="majorBidi" w:cstheme="majorBidi"/>
                <w:sz w:val="24"/>
                <w:szCs w:val="24"/>
                <w:lang w:val="en-US"/>
              </w:rPr>
            </w:pPr>
          </w:p>
        </w:tc>
        <w:tc>
          <w:tcPr>
            <w:tcW w:w="2273" w:type="dxa"/>
          </w:tcPr>
          <w:p w14:paraId="15C7D817" w14:textId="507B9097" w:rsidR="00B3679F" w:rsidRPr="006906D6" w:rsidRDefault="00B3679F" w:rsidP="00277AFA">
            <w:pPr>
              <w:rPr>
                <w:rFonts w:asciiTheme="majorBidi" w:hAnsiTheme="majorBidi" w:cstheme="majorBidi"/>
                <w:sz w:val="24"/>
                <w:szCs w:val="24"/>
              </w:rPr>
            </w:pPr>
            <w:r w:rsidRPr="006906D6">
              <w:rPr>
                <w:rFonts w:asciiTheme="majorBidi" w:hAnsiTheme="majorBidi" w:cstheme="majorBidi"/>
                <w:sz w:val="24"/>
                <w:szCs w:val="24"/>
              </w:rPr>
              <w:t xml:space="preserve">This command gives all the teacher all the privileges to see the voters tables (id, </w:t>
            </w:r>
            <w:proofErr w:type="spellStart"/>
            <w:r w:rsidRPr="006906D6">
              <w:rPr>
                <w:rFonts w:asciiTheme="majorBidi" w:hAnsiTheme="majorBidi" w:cstheme="majorBidi"/>
                <w:sz w:val="24"/>
                <w:szCs w:val="24"/>
              </w:rPr>
              <w:t>fname</w:t>
            </w:r>
            <w:proofErr w:type="spellEnd"/>
            <w:r w:rsidRPr="006906D6">
              <w:rPr>
                <w:rFonts w:asciiTheme="majorBidi" w:hAnsiTheme="majorBidi" w:cstheme="majorBidi"/>
                <w:sz w:val="24"/>
                <w:szCs w:val="24"/>
              </w:rPr>
              <w:t xml:space="preserve">, and </w:t>
            </w:r>
            <w:proofErr w:type="spellStart"/>
            <w:r w:rsidRPr="006906D6">
              <w:rPr>
                <w:rFonts w:asciiTheme="majorBidi" w:hAnsiTheme="majorBidi" w:cstheme="majorBidi"/>
                <w:sz w:val="24"/>
                <w:szCs w:val="24"/>
              </w:rPr>
              <w:t>lname</w:t>
            </w:r>
            <w:proofErr w:type="spellEnd"/>
            <w:r w:rsidRPr="006906D6">
              <w:rPr>
                <w:rFonts w:asciiTheme="majorBidi" w:hAnsiTheme="majorBidi" w:cstheme="majorBidi"/>
                <w:sz w:val="24"/>
                <w:szCs w:val="24"/>
              </w:rPr>
              <w:t>)</w:t>
            </w:r>
          </w:p>
        </w:tc>
        <w:tc>
          <w:tcPr>
            <w:tcW w:w="6272" w:type="dxa"/>
            <w:vMerge/>
          </w:tcPr>
          <w:p w14:paraId="661D7D5D" w14:textId="77777777" w:rsidR="00B3679F" w:rsidRPr="006906D6" w:rsidRDefault="00B3679F" w:rsidP="00277AFA">
            <w:pPr>
              <w:rPr>
                <w:rFonts w:asciiTheme="majorBidi" w:hAnsiTheme="majorBidi" w:cstheme="majorBidi"/>
                <w:sz w:val="24"/>
                <w:szCs w:val="24"/>
              </w:rPr>
            </w:pPr>
          </w:p>
        </w:tc>
      </w:tr>
      <w:tr w:rsidR="00B3679F" w:rsidRPr="006906D6" w14:paraId="7D9AB507" w14:textId="77777777" w:rsidTr="00195AAC">
        <w:trPr>
          <w:trHeight w:val="1602"/>
        </w:trPr>
        <w:tc>
          <w:tcPr>
            <w:tcW w:w="1283" w:type="dxa"/>
            <w:vMerge/>
          </w:tcPr>
          <w:p w14:paraId="6C6DB2B8" w14:textId="77777777" w:rsidR="00B3679F" w:rsidRPr="006906D6" w:rsidRDefault="00B3679F" w:rsidP="00277AFA">
            <w:pPr>
              <w:rPr>
                <w:rFonts w:asciiTheme="majorBidi" w:hAnsiTheme="majorBidi" w:cstheme="majorBidi"/>
                <w:sz w:val="24"/>
                <w:szCs w:val="24"/>
              </w:rPr>
            </w:pPr>
          </w:p>
        </w:tc>
        <w:tc>
          <w:tcPr>
            <w:tcW w:w="1664" w:type="dxa"/>
          </w:tcPr>
          <w:p w14:paraId="476E24C5" w14:textId="649E5D32" w:rsidR="00B3679F" w:rsidRPr="006906D6" w:rsidRDefault="00B3679F" w:rsidP="00277AFA">
            <w:pPr>
              <w:rPr>
                <w:rFonts w:asciiTheme="majorBidi" w:hAnsiTheme="majorBidi" w:cstheme="majorBidi"/>
                <w:sz w:val="24"/>
                <w:szCs w:val="24"/>
                <w:lang w:val="en-US"/>
              </w:rPr>
            </w:pPr>
            <w:r w:rsidRPr="006906D6">
              <w:rPr>
                <w:rFonts w:asciiTheme="majorBidi" w:hAnsiTheme="majorBidi" w:cstheme="majorBidi"/>
                <w:sz w:val="24"/>
                <w:szCs w:val="24"/>
                <w:lang w:val="en-US"/>
              </w:rPr>
              <w:t xml:space="preserve">Grant exec on </w:t>
            </w:r>
            <w:proofErr w:type="spellStart"/>
            <w:r w:rsidRPr="006906D6">
              <w:rPr>
                <w:rFonts w:asciiTheme="majorBidi" w:hAnsiTheme="majorBidi" w:cstheme="majorBidi"/>
                <w:sz w:val="24"/>
                <w:szCs w:val="24"/>
                <w:lang w:val="en-US"/>
              </w:rPr>
              <w:t>selectAll</w:t>
            </w:r>
            <w:proofErr w:type="spellEnd"/>
            <w:r w:rsidRPr="006906D6">
              <w:rPr>
                <w:rFonts w:asciiTheme="majorBidi" w:hAnsiTheme="majorBidi" w:cstheme="majorBidi"/>
                <w:sz w:val="24"/>
                <w:szCs w:val="24"/>
                <w:lang w:val="en-US"/>
              </w:rPr>
              <w:t xml:space="preserve"> to teachers </w:t>
            </w:r>
          </w:p>
        </w:tc>
        <w:tc>
          <w:tcPr>
            <w:tcW w:w="2273" w:type="dxa"/>
          </w:tcPr>
          <w:p w14:paraId="67857101" w14:textId="3E6D76A5" w:rsidR="00B3679F" w:rsidRPr="006906D6" w:rsidRDefault="00B3679F" w:rsidP="00277AFA">
            <w:pPr>
              <w:rPr>
                <w:rFonts w:asciiTheme="majorBidi" w:hAnsiTheme="majorBidi" w:cstheme="majorBidi"/>
                <w:sz w:val="24"/>
                <w:szCs w:val="24"/>
              </w:rPr>
            </w:pPr>
            <w:r w:rsidRPr="006906D6">
              <w:rPr>
                <w:rFonts w:asciiTheme="majorBidi" w:hAnsiTheme="majorBidi" w:cstheme="majorBidi"/>
                <w:sz w:val="24"/>
                <w:szCs w:val="24"/>
              </w:rPr>
              <w:t>The teachers can use the procedure (</w:t>
            </w:r>
            <w:proofErr w:type="spellStart"/>
            <w:r w:rsidRPr="006906D6">
              <w:rPr>
                <w:rFonts w:asciiTheme="majorBidi" w:hAnsiTheme="majorBidi" w:cstheme="majorBidi"/>
                <w:sz w:val="24"/>
                <w:szCs w:val="24"/>
              </w:rPr>
              <w:t>selectAll</w:t>
            </w:r>
            <w:proofErr w:type="spellEnd"/>
            <w:r w:rsidRPr="006906D6">
              <w:rPr>
                <w:rFonts w:asciiTheme="majorBidi" w:hAnsiTheme="majorBidi" w:cstheme="majorBidi"/>
                <w:sz w:val="24"/>
                <w:szCs w:val="24"/>
              </w:rPr>
              <w:t xml:space="preserve">) to view all the records </w:t>
            </w:r>
          </w:p>
        </w:tc>
        <w:tc>
          <w:tcPr>
            <w:tcW w:w="6272" w:type="dxa"/>
            <w:vMerge/>
          </w:tcPr>
          <w:p w14:paraId="054D3298" w14:textId="77777777" w:rsidR="00B3679F" w:rsidRPr="006906D6" w:rsidRDefault="00B3679F" w:rsidP="00277AFA">
            <w:pPr>
              <w:rPr>
                <w:rFonts w:asciiTheme="majorBidi" w:hAnsiTheme="majorBidi" w:cstheme="majorBidi"/>
                <w:sz w:val="24"/>
                <w:szCs w:val="24"/>
              </w:rPr>
            </w:pPr>
          </w:p>
        </w:tc>
      </w:tr>
      <w:tr w:rsidR="00B3679F" w:rsidRPr="006906D6" w14:paraId="2642F981" w14:textId="145F461C" w:rsidTr="00195AAC">
        <w:trPr>
          <w:trHeight w:val="1154"/>
        </w:trPr>
        <w:tc>
          <w:tcPr>
            <w:tcW w:w="1283" w:type="dxa"/>
            <w:vMerge w:val="restart"/>
          </w:tcPr>
          <w:p w14:paraId="445FF645" w14:textId="0583A95E" w:rsidR="00C61EA3" w:rsidRPr="006906D6" w:rsidRDefault="00C61EA3" w:rsidP="000F5EFF">
            <w:pPr>
              <w:rPr>
                <w:rFonts w:asciiTheme="majorBidi" w:hAnsiTheme="majorBidi" w:cstheme="majorBidi"/>
                <w:sz w:val="24"/>
                <w:szCs w:val="24"/>
              </w:rPr>
            </w:pPr>
            <w:r w:rsidRPr="006906D6">
              <w:rPr>
                <w:rFonts w:asciiTheme="majorBidi" w:hAnsiTheme="majorBidi" w:cstheme="majorBidi"/>
                <w:sz w:val="24"/>
                <w:szCs w:val="24"/>
              </w:rPr>
              <w:t xml:space="preserve">Candidates </w:t>
            </w:r>
          </w:p>
        </w:tc>
        <w:tc>
          <w:tcPr>
            <w:tcW w:w="1664" w:type="dxa"/>
          </w:tcPr>
          <w:p w14:paraId="3CBDF31A" w14:textId="3CB26C01" w:rsidR="00C61EA3" w:rsidRPr="006906D6" w:rsidRDefault="00C61EA3" w:rsidP="000F5EFF">
            <w:pPr>
              <w:rPr>
                <w:rFonts w:asciiTheme="majorBidi" w:hAnsiTheme="majorBidi" w:cstheme="majorBidi"/>
                <w:sz w:val="24"/>
                <w:szCs w:val="24"/>
              </w:rPr>
            </w:pPr>
            <w:r w:rsidRPr="006906D6">
              <w:rPr>
                <w:rFonts w:asciiTheme="majorBidi" w:hAnsiTheme="majorBidi" w:cstheme="majorBidi"/>
                <w:sz w:val="24"/>
                <w:szCs w:val="24"/>
                <w:lang w:val="en-US"/>
              </w:rPr>
              <w:t>grant select on candidates to candidates</w:t>
            </w:r>
          </w:p>
        </w:tc>
        <w:tc>
          <w:tcPr>
            <w:tcW w:w="2273" w:type="dxa"/>
          </w:tcPr>
          <w:p w14:paraId="6F42D495" w14:textId="1C4DD1CB" w:rsidR="00DE1B47" w:rsidRPr="006906D6" w:rsidRDefault="00DE1B47" w:rsidP="00DE1B47">
            <w:pPr>
              <w:spacing w:after="0"/>
              <w:jc w:val="both"/>
              <w:rPr>
                <w:rFonts w:asciiTheme="majorBidi" w:hAnsiTheme="majorBidi" w:cstheme="majorBidi"/>
                <w:sz w:val="24"/>
                <w:szCs w:val="24"/>
              </w:rPr>
            </w:pPr>
            <w:r w:rsidRPr="006906D6">
              <w:rPr>
                <w:rFonts w:asciiTheme="majorBidi" w:hAnsiTheme="majorBidi" w:cstheme="majorBidi"/>
                <w:sz w:val="24"/>
                <w:szCs w:val="24"/>
              </w:rPr>
              <w:t xml:space="preserve">this command gives </w:t>
            </w:r>
          </w:p>
          <w:p w14:paraId="5E2400E3" w14:textId="598A96F2" w:rsidR="00C61EA3" w:rsidRPr="006906D6" w:rsidRDefault="00DE1B47" w:rsidP="00DE1B47">
            <w:pPr>
              <w:spacing w:after="0"/>
              <w:jc w:val="both"/>
              <w:rPr>
                <w:rFonts w:asciiTheme="majorBidi" w:hAnsiTheme="majorBidi" w:cstheme="majorBidi"/>
                <w:sz w:val="24"/>
                <w:szCs w:val="24"/>
              </w:rPr>
            </w:pPr>
            <w:r w:rsidRPr="006906D6">
              <w:rPr>
                <w:rFonts w:asciiTheme="majorBidi" w:hAnsiTheme="majorBidi" w:cstheme="majorBidi"/>
                <w:sz w:val="24"/>
                <w:szCs w:val="24"/>
              </w:rPr>
              <w:t xml:space="preserve">the privileges to view the records of the table  </w:t>
            </w:r>
          </w:p>
        </w:tc>
        <w:tc>
          <w:tcPr>
            <w:tcW w:w="6272" w:type="dxa"/>
            <w:vMerge w:val="restart"/>
          </w:tcPr>
          <w:p w14:paraId="2611542D" w14:textId="35D61AA9" w:rsidR="00C61EA3" w:rsidRPr="006906D6" w:rsidRDefault="003004BB" w:rsidP="000F5EFF">
            <w:pPr>
              <w:jc w:val="both"/>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71C99005" wp14:editId="07977920">
                  <wp:extent cx="3313832" cy="1246327"/>
                  <wp:effectExtent l="0" t="0" r="1270" b="0"/>
                  <wp:docPr id="101715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57382" name=""/>
                          <pic:cNvPicPr/>
                        </pic:nvPicPr>
                        <pic:blipFill>
                          <a:blip r:embed="rId13"/>
                          <a:stretch>
                            <a:fillRect/>
                          </a:stretch>
                        </pic:blipFill>
                        <pic:spPr>
                          <a:xfrm>
                            <a:off x="0" y="0"/>
                            <a:ext cx="3339397" cy="1255942"/>
                          </a:xfrm>
                          <a:prstGeom prst="rect">
                            <a:avLst/>
                          </a:prstGeom>
                        </pic:spPr>
                      </pic:pic>
                    </a:graphicData>
                  </a:graphic>
                </wp:inline>
              </w:drawing>
            </w:r>
          </w:p>
        </w:tc>
      </w:tr>
      <w:tr w:rsidR="00B3679F" w:rsidRPr="006906D6" w14:paraId="6B2E9165" w14:textId="01D6F813" w:rsidTr="00195AAC">
        <w:trPr>
          <w:trHeight w:val="1154"/>
        </w:trPr>
        <w:tc>
          <w:tcPr>
            <w:tcW w:w="1283" w:type="dxa"/>
            <w:vMerge/>
          </w:tcPr>
          <w:p w14:paraId="749598C1" w14:textId="77777777" w:rsidR="00C61EA3" w:rsidRPr="006906D6" w:rsidRDefault="00C61EA3" w:rsidP="00277AFA">
            <w:pPr>
              <w:rPr>
                <w:rFonts w:asciiTheme="majorBidi" w:hAnsiTheme="majorBidi" w:cstheme="majorBidi"/>
                <w:sz w:val="24"/>
                <w:szCs w:val="24"/>
              </w:rPr>
            </w:pPr>
          </w:p>
        </w:tc>
        <w:tc>
          <w:tcPr>
            <w:tcW w:w="1664" w:type="dxa"/>
          </w:tcPr>
          <w:p w14:paraId="7E7ED46C" w14:textId="68059774" w:rsidR="00C61EA3" w:rsidRPr="006906D6" w:rsidRDefault="00C61EA3" w:rsidP="00C71267">
            <w:pPr>
              <w:rPr>
                <w:rFonts w:asciiTheme="majorBidi" w:hAnsiTheme="majorBidi" w:cstheme="majorBidi"/>
                <w:sz w:val="24"/>
                <w:szCs w:val="24"/>
              </w:rPr>
            </w:pPr>
            <w:r w:rsidRPr="006906D6">
              <w:rPr>
                <w:rFonts w:asciiTheme="majorBidi" w:hAnsiTheme="majorBidi" w:cstheme="majorBidi"/>
                <w:sz w:val="24"/>
                <w:szCs w:val="24"/>
                <w:lang w:val="en-US"/>
              </w:rPr>
              <w:t>grant select on votes to candidates</w:t>
            </w:r>
          </w:p>
        </w:tc>
        <w:tc>
          <w:tcPr>
            <w:tcW w:w="2273" w:type="dxa"/>
          </w:tcPr>
          <w:p w14:paraId="0EF1A0D4" w14:textId="77777777" w:rsidR="0002216A" w:rsidRPr="006906D6" w:rsidRDefault="0002216A" w:rsidP="0002216A">
            <w:pPr>
              <w:spacing w:after="0"/>
              <w:jc w:val="both"/>
              <w:rPr>
                <w:rFonts w:asciiTheme="majorBidi" w:hAnsiTheme="majorBidi" w:cstheme="majorBidi"/>
                <w:sz w:val="24"/>
                <w:szCs w:val="24"/>
              </w:rPr>
            </w:pPr>
            <w:r w:rsidRPr="006906D6">
              <w:rPr>
                <w:rFonts w:asciiTheme="majorBidi" w:hAnsiTheme="majorBidi" w:cstheme="majorBidi"/>
                <w:sz w:val="24"/>
                <w:szCs w:val="24"/>
              </w:rPr>
              <w:t xml:space="preserve">this command gives </w:t>
            </w:r>
          </w:p>
          <w:p w14:paraId="62A83CBA" w14:textId="58971C11" w:rsidR="00C61EA3" w:rsidRPr="006906D6" w:rsidRDefault="0002216A" w:rsidP="0002216A">
            <w:pPr>
              <w:rPr>
                <w:rFonts w:asciiTheme="majorBidi" w:hAnsiTheme="majorBidi" w:cstheme="majorBidi"/>
                <w:sz w:val="24"/>
                <w:szCs w:val="24"/>
              </w:rPr>
            </w:pPr>
            <w:r w:rsidRPr="006906D6">
              <w:rPr>
                <w:rFonts w:asciiTheme="majorBidi" w:hAnsiTheme="majorBidi" w:cstheme="majorBidi"/>
                <w:sz w:val="24"/>
                <w:szCs w:val="24"/>
              </w:rPr>
              <w:t xml:space="preserve">the privileges to view the records of the votes table   </w:t>
            </w:r>
          </w:p>
        </w:tc>
        <w:tc>
          <w:tcPr>
            <w:tcW w:w="6272" w:type="dxa"/>
            <w:vMerge/>
          </w:tcPr>
          <w:p w14:paraId="2EF7AD72" w14:textId="77777777" w:rsidR="00C61EA3" w:rsidRPr="006906D6" w:rsidRDefault="00C61EA3" w:rsidP="00277AFA">
            <w:pPr>
              <w:rPr>
                <w:rFonts w:asciiTheme="majorBidi" w:hAnsiTheme="majorBidi" w:cstheme="majorBidi"/>
                <w:sz w:val="24"/>
                <w:szCs w:val="24"/>
              </w:rPr>
            </w:pPr>
          </w:p>
        </w:tc>
      </w:tr>
      <w:tr w:rsidR="001953E9" w:rsidRPr="006906D6" w14:paraId="522F7AE3" w14:textId="77777777" w:rsidTr="00195AAC">
        <w:trPr>
          <w:trHeight w:val="1154"/>
        </w:trPr>
        <w:tc>
          <w:tcPr>
            <w:tcW w:w="1283" w:type="dxa"/>
            <w:vMerge w:val="restart"/>
          </w:tcPr>
          <w:p w14:paraId="5D991F0D" w14:textId="5714B797" w:rsidR="001953E9" w:rsidRPr="006906D6" w:rsidRDefault="001953E9" w:rsidP="00277AFA">
            <w:pPr>
              <w:rPr>
                <w:rFonts w:asciiTheme="majorBidi" w:hAnsiTheme="majorBidi" w:cstheme="majorBidi"/>
                <w:sz w:val="24"/>
                <w:szCs w:val="24"/>
              </w:rPr>
            </w:pPr>
            <w:r w:rsidRPr="006906D6">
              <w:rPr>
                <w:rFonts w:asciiTheme="majorBidi" w:hAnsiTheme="majorBidi" w:cstheme="majorBidi"/>
                <w:sz w:val="24"/>
                <w:szCs w:val="24"/>
              </w:rPr>
              <w:lastRenderedPageBreak/>
              <w:t xml:space="preserve">Voters </w:t>
            </w:r>
          </w:p>
        </w:tc>
        <w:tc>
          <w:tcPr>
            <w:tcW w:w="1664" w:type="dxa"/>
          </w:tcPr>
          <w:p w14:paraId="7248831F" w14:textId="77777777" w:rsidR="001953E9" w:rsidRPr="006906D6" w:rsidRDefault="001953E9" w:rsidP="001953E9">
            <w:pPr>
              <w:rPr>
                <w:rFonts w:asciiTheme="majorBidi" w:hAnsiTheme="majorBidi" w:cstheme="majorBidi"/>
                <w:sz w:val="24"/>
                <w:szCs w:val="24"/>
                <w:lang w:val="en-US"/>
              </w:rPr>
            </w:pPr>
            <w:r w:rsidRPr="006906D6">
              <w:rPr>
                <w:rFonts w:asciiTheme="majorBidi" w:hAnsiTheme="majorBidi" w:cstheme="majorBidi"/>
                <w:sz w:val="24"/>
                <w:szCs w:val="24"/>
                <w:lang w:val="en-US"/>
              </w:rPr>
              <w:t xml:space="preserve">grant </w:t>
            </w:r>
            <w:proofErr w:type="spellStart"/>
            <w:proofErr w:type="gramStart"/>
            <w:r w:rsidRPr="006906D6">
              <w:rPr>
                <w:rFonts w:asciiTheme="majorBidi" w:hAnsiTheme="majorBidi" w:cstheme="majorBidi"/>
                <w:sz w:val="24"/>
                <w:szCs w:val="24"/>
                <w:lang w:val="en-US"/>
              </w:rPr>
              <w:t>select,update</w:t>
            </w:r>
            <w:proofErr w:type="spellEnd"/>
            <w:proofErr w:type="gramEnd"/>
            <w:r w:rsidRPr="006906D6">
              <w:rPr>
                <w:rFonts w:asciiTheme="majorBidi" w:hAnsiTheme="majorBidi" w:cstheme="majorBidi"/>
                <w:sz w:val="24"/>
                <w:szCs w:val="24"/>
                <w:lang w:val="en-US"/>
              </w:rPr>
              <w:t xml:space="preserve">  on voters to voters </w:t>
            </w:r>
          </w:p>
          <w:p w14:paraId="564921D8" w14:textId="3E57CA46" w:rsidR="001953E9" w:rsidRPr="006906D6" w:rsidRDefault="001953E9" w:rsidP="001953E9">
            <w:pPr>
              <w:rPr>
                <w:rFonts w:asciiTheme="majorBidi" w:hAnsiTheme="majorBidi" w:cstheme="majorBidi"/>
                <w:sz w:val="24"/>
                <w:szCs w:val="24"/>
                <w:lang w:val="en-US"/>
              </w:rPr>
            </w:pPr>
          </w:p>
        </w:tc>
        <w:tc>
          <w:tcPr>
            <w:tcW w:w="2273" w:type="dxa"/>
          </w:tcPr>
          <w:p w14:paraId="4EA4396E" w14:textId="34347485" w:rsidR="001953E9" w:rsidRPr="006906D6" w:rsidRDefault="001953E9" w:rsidP="0002216A">
            <w:pPr>
              <w:spacing w:after="0"/>
              <w:jc w:val="both"/>
              <w:rPr>
                <w:rFonts w:asciiTheme="majorBidi" w:hAnsiTheme="majorBidi" w:cstheme="majorBidi"/>
                <w:sz w:val="24"/>
                <w:szCs w:val="24"/>
              </w:rPr>
            </w:pPr>
            <w:r w:rsidRPr="006906D6">
              <w:rPr>
                <w:rFonts w:asciiTheme="majorBidi" w:hAnsiTheme="majorBidi" w:cstheme="majorBidi"/>
                <w:sz w:val="24"/>
                <w:szCs w:val="24"/>
              </w:rPr>
              <w:t>This command will allow the voter to select and update</w:t>
            </w:r>
            <w:r w:rsidR="00B34214" w:rsidRPr="006906D6">
              <w:rPr>
                <w:rFonts w:asciiTheme="majorBidi" w:hAnsiTheme="majorBidi" w:cstheme="majorBidi"/>
                <w:sz w:val="24"/>
                <w:szCs w:val="24"/>
              </w:rPr>
              <w:t xml:space="preserve"> </w:t>
            </w:r>
            <w:r w:rsidRPr="006906D6">
              <w:rPr>
                <w:rFonts w:asciiTheme="majorBidi" w:hAnsiTheme="majorBidi" w:cstheme="majorBidi"/>
                <w:sz w:val="24"/>
                <w:szCs w:val="24"/>
              </w:rPr>
              <w:t xml:space="preserve">the </w:t>
            </w:r>
            <w:r w:rsidR="00B34214" w:rsidRPr="006906D6">
              <w:rPr>
                <w:rFonts w:asciiTheme="majorBidi" w:hAnsiTheme="majorBidi" w:cstheme="majorBidi"/>
                <w:sz w:val="24"/>
                <w:szCs w:val="24"/>
              </w:rPr>
              <w:t>voters'</w:t>
            </w:r>
            <w:r w:rsidRPr="006906D6">
              <w:rPr>
                <w:rFonts w:asciiTheme="majorBidi" w:hAnsiTheme="majorBidi" w:cstheme="majorBidi"/>
                <w:sz w:val="24"/>
                <w:szCs w:val="24"/>
              </w:rPr>
              <w:t xml:space="preserve"> table </w:t>
            </w:r>
          </w:p>
        </w:tc>
        <w:tc>
          <w:tcPr>
            <w:tcW w:w="6272" w:type="dxa"/>
            <w:vMerge w:val="restart"/>
          </w:tcPr>
          <w:p w14:paraId="0D3C0243" w14:textId="4B020BC8" w:rsidR="001953E9" w:rsidRPr="006906D6" w:rsidRDefault="001953E9" w:rsidP="00277AFA">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288AC462" wp14:editId="353963CE">
                  <wp:extent cx="3167497" cy="1657543"/>
                  <wp:effectExtent l="0" t="0" r="0" b="0"/>
                  <wp:docPr id="74186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65858" name=""/>
                          <pic:cNvPicPr/>
                        </pic:nvPicPr>
                        <pic:blipFill>
                          <a:blip r:embed="rId14"/>
                          <a:stretch>
                            <a:fillRect/>
                          </a:stretch>
                        </pic:blipFill>
                        <pic:spPr>
                          <a:xfrm>
                            <a:off x="0" y="0"/>
                            <a:ext cx="3174320" cy="1661113"/>
                          </a:xfrm>
                          <a:prstGeom prst="rect">
                            <a:avLst/>
                          </a:prstGeom>
                        </pic:spPr>
                      </pic:pic>
                    </a:graphicData>
                  </a:graphic>
                </wp:inline>
              </w:drawing>
            </w:r>
          </w:p>
        </w:tc>
      </w:tr>
      <w:tr w:rsidR="001953E9" w:rsidRPr="006906D6" w14:paraId="73F8A689" w14:textId="77777777" w:rsidTr="00195AAC">
        <w:trPr>
          <w:trHeight w:val="1154"/>
        </w:trPr>
        <w:tc>
          <w:tcPr>
            <w:tcW w:w="1283" w:type="dxa"/>
            <w:vMerge/>
          </w:tcPr>
          <w:p w14:paraId="04548A92" w14:textId="77777777" w:rsidR="001953E9" w:rsidRPr="006906D6" w:rsidRDefault="001953E9" w:rsidP="00277AFA">
            <w:pPr>
              <w:rPr>
                <w:rFonts w:asciiTheme="majorBidi" w:hAnsiTheme="majorBidi" w:cstheme="majorBidi"/>
                <w:sz w:val="24"/>
                <w:szCs w:val="24"/>
              </w:rPr>
            </w:pPr>
          </w:p>
        </w:tc>
        <w:tc>
          <w:tcPr>
            <w:tcW w:w="1664" w:type="dxa"/>
          </w:tcPr>
          <w:p w14:paraId="1BCB93CD" w14:textId="77777777" w:rsidR="001953E9" w:rsidRPr="006906D6" w:rsidRDefault="001953E9" w:rsidP="001953E9">
            <w:pPr>
              <w:rPr>
                <w:rFonts w:asciiTheme="majorBidi" w:hAnsiTheme="majorBidi" w:cstheme="majorBidi"/>
                <w:sz w:val="24"/>
                <w:szCs w:val="24"/>
                <w:lang w:val="en-US"/>
              </w:rPr>
            </w:pPr>
            <w:r w:rsidRPr="006906D6">
              <w:rPr>
                <w:rFonts w:asciiTheme="majorBidi" w:hAnsiTheme="majorBidi" w:cstheme="majorBidi"/>
                <w:sz w:val="24"/>
                <w:szCs w:val="24"/>
                <w:lang w:val="en-US"/>
              </w:rPr>
              <w:t xml:space="preserve">grant select on votes to voters </w:t>
            </w:r>
          </w:p>
          <w:p w14:paraId="3A54C042" w14:textId="77777777" w:rsidR="001953E9" w:rsidRPr="006906D6" w:rsidRDefault="001953E9" w:rsidP="00C71267">
            <w:pPr>
              <w:rPr>
                <w:rFonts w:asciiTheme="majorBidi" w:hAnsiTheme="majorBidi" w:cstheme="majorBidi"/>
                <w:sz w:val="24"/>
                <w:szCs w:val="24"/>
                <w:lang w:val="en-US"/>
              </w:rPr>
            </w:pPr>
          </w:p>
        </w:tc>
        <w:tc>
          <w:tcPr>
            <w:tcW w:w="2273" w:type="dxa"/>
          </w:tcPr>
          <w:p w14:paraId="606066D0" w14:textId="369FD7BE" w:rsidR="001953E9" w:rsidRPr="006906D6" w:rsidRDefault="001953E9" w:rsidP="0002216A">
            <w:pPr>
              <w:spacing w:after="0"/>
              <w:jc w:val="both"/>
              <w:rPr>
                <w:rFonts w:asciiTheme="majorBidi" w:hAnsiTheme="majorBidi" w:cstheme="majorBidi"/>
                <w:sz w:val="24"/>
                <w:szCs w:val="24"/>
              </w:rPr>
            </w:pPr>
            <w:r w:rsidRPr="006906D6">
              <w:rPr>
                <w:rFonts w:asciiTheme="majorBidi" w:hAnsiTheme="majorBidi" w:cstheme="majorBidi"/>
                <w:sz w:val="24"/>
                <w:szCs w:val="24"/>
              </w:rPr>
              <w:t xml:space="preserve">This command will only allow the voter to view the records in the </w:t>
            </w:r>
            <w:r w:rsidR="00B34214" w:rsidRPr="006906D6">
              <w:rPr>
                <w:rFonts w:asciiTheme="majorBidi" w:hAnsiTheme="majorBidi" w:cstheme="majorBidi"/>
                <w:sz w:val="24"/>
                <w:szCs w:val="24"/>
              </w:rPr>
              <w:t>vote’s</w:t>
            </w:r>
            <w:r w:rsidRPr="006906D6">
              <w:rPr>
                <w:rFonts w:asciiTheme="majorBidi" w:hAnsiTheme="majorBidi" w:cstheme="majorBidi"/>
                <w:sz w:val="24"/>
                <w:szCs w:val="24"/>
              </w:rPr>
              <w:t xml:space="preserve"> tables </w:t>
            </w:r>
          </w:p>
        </w:tc>
        <w:tc>
          <w:tcPr>
            <w:tcW w:w="6272" w:type="dxa"/>
            <w:vMerge/>
          </w:tcPr>
          <w:p w14:paraId="6D55144C" w14:textId="77777777" w:rsidR="001953E9" w:rsidRPr="006906D6" w:rsidRDefault="001953E9" w:rsidP="00277AFA">
            <w:pPr>
              <w:rPr>
                <w:rFonts w:asciiTheme="majorBidi" w:hAnsiTheme="majorBidi" w:cstheme="majorBidi"/>
                <w:sz w:val="24"/>
                <w:szCs w:val="24"/>
              </w:rPr>
            </w:pPr>
          </w:p>
        </w:tc>
      </w:tr>
      <w:tr w:rsidR="001953E9" w:rsidRPr="006906D6" w14:paraId="231350D0" w14:textId="77777777" w:rsidTr="00195AAC">
        <w:trPr>
          <w:trHeight w:val="1154"/>
        </w:trPr>
        <w:tc>
          <w:tcPr>
            <w:tcW w:w="1283" w:type="dxa"/>
            <w:vMerge/>
          </w:tcPr>
          <w:p w14:paraId="77505752" w14:textId="77777777" w:rsidR="001953E9" w:rsidRPr="006906D6" w:rsidRDefault="001953E9" w:rsidP="00277AFA">
            <w:pPr>
              <w:rPr>
                <w:rFonts w:asciiTheme="majorBidi" w:hAnsiTheme="majorBidi" w:cstheme="majorBidi"/>
                <w:sz w:val="24"/>
                <w:szCs w:val="24"/>
              </w:rPr>
            </w:pPr>
          </w:p>
        </w:tc>
        <w:tc>
          <w:tcPr>
            <w:tcW w:w="1664" w:type="dxa"/>
          </w:tcPr>
          <w:p w14:paraId="6032CE36" w14:textId="7663FAFC" w:rsidR="001953E9" w:rsidRPr="006906D6" w:rsidRDefault="001953E9" w:rsidP="001953E9">
            <w:pPr>
              <w:rPr>
                <w:rFonts w:asciiTheme="majorBidi" w:hAnsiTheme="majorBidi" w:cstheme="majorBidi"/>
                <w:sz w:val="24"/>
                <w:szCs w:val="24"/>
                <w:lang w:val="en-US"/>
              </w:rPr>
            </w:pPr>
            <w:r w:rsidRPr="006906D6">
              <w:rPr>
                <w:rFonts w:asciiTheme="majorBidi" w:hAnsiTheme="majorBidi" w:cstheme="majorBidi"/>
                <w:sz w:val="24"/>
                <w:szCs w:val="24"/>
                <w:lang w:val="en-US"/>
              </w:rPr>
              <w:t>grant select on candidates to voters</w:t>
            </w:r>
          </w:p>
        </w:tc>
        <w:tc>
          <w:tcPr>
            <w:tcW w:w="2273" w:type="dxa"/>
          </w:tcPr>
          <w:p w14:paraId="181DDD57" w14:textId="797215C0" w:rsidR="001953E9" w:rsidRPr="006906D6" w:rsidRDefault="001953E9" w:rsidP="0002216A">
            <w:pPr>
              <w:spacing w:after="0"/>
              <w:jc w:val="both"/>
              <w:rPr>
                <w:rFonts w:asciiTheme="majorBidi" w:hAnsiTheme="majorBidi" w:cstheme="majorBidi"/>
                <w:sz w:val="24"/>
                <w:szCs w:val="24"/>
                <w:lang w:val="en-US"/>
              </w:rPr>
            </w:pPr>
            <w:r w:rsidRPr="006906D6">
              <w:rPr>
                <w:rFonts w:asciiTheme="majorBidi" w:hAnsiTheme="majorBidi" w:cstheme="majorBidi"/>
                <w:sz w:val="24"/>
                <w:szCs w:val="24"/>
                <w:lang w:val="en-US"/>
              </w:rPr>
              <w:t xml:space="preserve">This command will allow the </w:t>
            </w:r>
            <w:r w:rsidR="005700F4" w:rsidRPr="006906D6">
              <w:rPr>
                <w:rFonts w:asciiTheme="majorBidi" w:hAnsiTheme="majorBidi" w:cstheme="majorBidi"/>
                <w:sz w:val="24"/>
                <w:szCs w:val="24"/>
                <w:lang w:val="en-US"/>
              </w:rPr>
              <w:t xml:space="preserve">voters to view the records from the candidate table </w:t>
            </w:r>
          </w:p>
        </w:tc>
        <w:tc>
          <w:tcPr>
            <w:tcW w:w="6272" w:type="dxa"/>
            <w:vMerge/>
          </w:tcPr>
          <w:p w14:paraId="4CC0FF6A" w14:textId="77777777" w:rsidR="001953E9" w:rsidRPr="006906D6" w:rsidRDefault="001953E9" w:rsidP="00277AFA">
            <w:pPr>
              <w:rPr>
                <w:rFonts w:asciiTheme="majorBidi" w:hAnsiTheme="majorBidi" w:cstheme="majorBidi"/>
                <w:sz w:val="24"/>
                <w:szCs w:val="24"/>
              </w:rPr>
            </w:pPr>
          </w:p>
        </w:tc>
      </w:tr>
    </w:tbl>
    <w:p w14:paraId="786087D4" w14:textId="77777777" w:rsidR="00664D98" w:rsidRPr="006906D6" w:rsidRDefault="00664D98" w:rsidP="00664D98">
      <w:pPr>
        <w:rPr>
          <w:rFonts w:asciiTheme="majorBidi" w:hAnsiTheme="majorBidi" w:cstheme="majorBidi"/>
          <w:sz w:val="24"/>
          <w:szCs w:val="24"/>
        </w:rPr>
      </w:pPr>
    </w:p>
    <w:p w14:paraId="2F3D33AD" w14:textId="77777777" w:rsidR="00F21FA4" w:rsidRPr="006906D6" w:rsidRDefault="00F21FA4" w:rsidP="00664D98">
      <w:pPr>
        <w:rPr>
          <w:rFonts w:asciiTheme="majorBidi" w:hAnsiTheme="majorBidi" w:cstheme="majorBidi"/>
          <w:sz w:val="24"/>
          <w:szCs w:val="24"/>
        </w:rPr>
      </w:pPr>
    </w:p>
    <w:p w14:paraId="07CEBEBB" w14:textId="77777777" w:rsidR="00F21FA4" w:rsidRPr="006906D6" w:rsidRDefault="00F21FA4" w:rsidP="00664D98">
      <w:pPr>
        <w:rPr>
          <w:rFonts w:asciiTheme="majorBidi" w:hAnsiTheme="majorBidi" w:cstheme="majorBidi"/>
          <w:sz w:val="24"/>
          <w:szCs w:val="24"/>
        </w:rPr>
      </w:pPr>
    </w:p>
    <w:p w14:paraId="4E932043" w14:textId="77777777" w:rsidR="00F21FA4" w:rsidRPr="006906D6" w:rsidRDefault="00F21FA4" w:rsidP="00664D98">
      <w:pPr>
        <w:rPr>
          <w:rFonts w:asciiTheme="majorBidi" w:hAnsiTheme="majorBidi" w:cstheme="majorBidi"/>
          <w:sz w:val="24"/>
          <w:szCs w:val="24"/>
        </w:rPr>
      </w:pPr>
    </w:p>
    <w:p w14:paraId="06F407BB" w14:textId="77777777" w:rsidR="00F21FA4" w:rsidRPr="006906D6" w:rsidRDefault="00F21FA4" w:rsidP="00664D98">
      <w:pPr>
        <w:rPr>
          <w:rFonts w:asciiTheme="majorBidi" w:hAnsiTheme="majorBidi" w:cstheme="majorBidi"/>
          <w:sz w:val="24"/>
          <w:szCs w:val="24"/>
        </w:rPr>
      </w:pPr>
    </w:p>
    <w:p w14:paraId="560B7363" w14:textId="77777777" w:rsidR="00F21FA4" w:rsidRPr="006906D6" w:rsidRDefault="00F21FA4" w:rsidP="00664D98">
      <w:pPr>
        <w:rPr>
          <w:rFonts w:asciiTheme="majorBidi" w:hAnsiTheme="majorBidi" w:cstheme="majorBidi"/>
          <w:sz w:val="24"/>
          <w:szCs w:val="24"/>
        </w:rPr>
      </w:pPr>
    </w:p>
    <w:p w14:paraId="3C673B96" w14:textId="77777777" w:rsidR="00F21FA4" w:rsidRPr="006906D6" w:rsidRDefault="00F21FA4" w:rsidP="00664D98">
      <w:pPr>
        <w:rPr>
          <w:rFonts w:asciiTheme="majorBidi" w:hAnsiTheme="majorBidi" w:cstheme="majorBidi"/>
          <w:sz w:val="24"/>
          <w:szCs w:val="24"/>
        </w:rPr>
      </w:pPr>
    </w:p>
    <w:p w14:paraId="1630ED63" w14:textId="77777777" w:rsidR="00F21FA4" w:rsidRPr="006906D6" w:rsidRDefault="00F21FA4" w:rsidP="00664D98">
      <w:pPr>
        <w:rPr>
          <w:rFonts w:asciiTheme="majorBidi" w:hAnsiTheme="majorBidi" w:cstheme="majorBidi"/>
          <w:sz w:val="24"/>
          <w:szCs w:val="24"/>
        </w:rPr>
      </w:pPr>
    </w:p>
    <w:p w14:paraId="660B4972" w14:textId="77777777" w:rsidR="00F21FA4" w:rsidRPr="006906D6" w:rsidRDefault="00F21FA4" w:rsidP="00664D98">
      <w:pPr>
        <w:rPr>
          <w:rFonts w:asciiTheme="majorBidi" w:hAnsiTheme="majorBidi" w:cstheme="majorBidi"/>
          <w:sz w:val="24"/>
          <w:szCs w:val="24"/>
        </w:rPr>
      </w:pPr>
    </w:p>
    <w:p w14:paraId="743CF9CD" w14:textId="77777777" w:rsidR="00F21FA4" w:rsidRPr="006906D6" w:rsidRDefault="00F21FA4" w:rsidP="00664D98">
      <w:pPr>
        <w:rPr>
          <w:rFonts w:asciiTheme="majorBidi" w:hAnsiTheme="majorBidi" w:cstheme="majorBidi"/>
          <w:sz w:val="24"/>
          <w:szCs w:val="24"/>
        </w:rPr>
      </w:pPr>
    </w:p>
    <w:p w14:paraId="3C3A1CE3" w14:textId="77777777" w:rsidR="00F21FA4" w:rsidRPr="006906D6" w:rsidRDefault="00F21FA4" w:rsidP="00664D98">
      <w:pPr>
        <w:rPr>
          <w:rFonts w:asciiTheme="majorBidi" w:hAnsiTheme="majorBidi" w:cstheme="majorBidi"/>
          <w:sz w:val="24"/>
          <w:szCs w:val="24"/>
        </w:rPr>
      </w:pPr>
    </w:p>
    <w:p w14:paraId="06070803" w14:textId="77777777" w:rsidR="00F21FA4" w:rsidRPr="006906D6" w:rsidRDefault="00F21FA4" w:rsidP="00664D98">
      <w:pPr>
        <w:rPr>
          <w:rFonts w:asciiTheme="majorBidi" w:hAnsiTheme="majorBidi" w:cstheme="majorBidi"/>
          <w:sz w:val="24"/>
          <w:szCs w:val="24"/>
        </w:rPr>
      </w:pPr>
    </w:p>
    <w:p w14:paraId="74BC6E66" w14:textId="77777777" w:rsidR="00F21FA4" w:rsidRPr="006906D6" w:rsidRDefault="00F21FA4" w:rsidP="00664D98">
      <w:pPr>
        <w:rPr>
          <w:rFonts w:asciiTheme="majorBidi" w:hAnsiTheme="majorBidi" w:cstheme="majorBidi"/>
          <w:sz w:val="24"/>
          <w:szCs w:val="24"/>
        </w:rPr>
      </w:pPr>
    </w:p>
    <w:p w14:paraId="24560E0A" w14:textId="31142182" w:rsidR="00F21FA4" w:rsidRPr="006906D6" w:rsidRDefault="00E04F03" w:rsidP="00E04F03">
      <w:pPr>
        <w:tabs>
          <w:tab w:val="left" w:pos="1251"/>
        </w:tabs>
        <w:rPr>
          <w:rFonts w:asciiTheme="majorBidi" w:hAnsiTheme="majorBidi" w:cstheme="majorBidi"/>
          <w:sz w:val="24"/>
          <w:szCs w:val="24"/>
        </w:rPr>
      </w:pPr>
      <w:r w:rsidRPr="006906D6">
        <w:rPr>
          <w:rFonts w:asciiTheme="majorBidi" w:hAnsiTheme="majorBidi" w:cstheme="majorBidi"/>
          <w:sz w:val="24"/>
          <w:szCs w:val="24"/>
        </w:rPr>
        <w:tab/>
      </w:r>
    </w:p>
    <w:p w14:paraId="56A4F20F" w14:textId="77777777" w:rsidR="00195AAC" w:rsidRPr="006906D6" w:rsidRDefault="00195AAC" w:rsidP="00E04F03">
      <w:pPr>
        <w:tabs>
          <w:tab w:val="left" w:pos="1251"/>
        </w:tabs>
        <w:rPr>
          <w:rFonts w:asciiTheme="majorBidi" w:hAnsiTheme="majorBidi" w:cstheme="majorBidi"/>
          <w:sz w:val="24"/>
          <w:szCs w:val="24"/>
        </w:rPr>
      </w:pPr>
    </w:p>
    <w:p w14:paraId="0C9ADB59" w14:textId="77777777" w:rsidR="00195AAC" w:rsidRPr="006906D6" w:rsidRDefault="00195AAC" w:rsidP="00E04F03">
      <w:pPr>
        <w:tabs>
          <w:tab w:val="left" w:pos="1251"/>
        </w:tabs>
        <w:rPr>
          <w:rFonts w:asciiTheme="majorBidi" w:hAnsiTheme="majorBidi" w:cstheme="majorBidi"/>
          <w:sz w:val="24"/>
          <w:szCs w:val="24"/>
        </w:rPr>
      </w:pPr>
    </w:p>
    <w:p w14:paraId="51358597" w14:textId="77777777" w:rsidR="00195AAC" w:rsidRPr="006906D6" w:rsidRDefault="00195AAC" w:rsidP="00E04F03">
      <w:pPr>
        <w:tabs>
          <w:tab w:val="left" w:pos="1251"/>
        </w:tabs>
        <w:rPr>
          <w:rFonts w:asciiTheme="majorBidi" w:hAnsiTheme="majorBidi" w:cstheme="majorBidi"/>
          <w:sz w:val="24"/>
          <w:szCs w:val="24"/>
        </w:rPr>
      </w:pPr>
    </w:p>
    <w:p w14:paraId="454CAD0F" w14:textId="26FA1634" w:rsidR="000328F7" w:rsidRPr="006906D6" w:rsidRDefault="000328F7" w:rsidP="000D5178">
      <w:pPr>
        <w:pStyle w:val="Heading2"/>
        <w:rPr>
          <w:rFonts w:asciiTheme="majorBidi" w:hAnsiTheme="majorBidi"/>
          <w:sz w:val="24"/>
          <w:szCs w:val="24"/>
        </w:rPr>
      </w:pPr>
      <w:bookmarkStart w:id="7" w:name="_Toc176174693"/>
      <w:r w:rsidRPr="006906D6">
        <w:rPr>
          <w:rFonts w:asciiTheme="majorBidi" w:hAnsiTheme="majorBidi"/>
          <w:sz w:val="24"/>
          <w:szCs w:val="24"/>
        </w:rPr>
        <w:lastRenderedPageBreak/>
        <w:t>User Interface</w:t>
      </w:r>
      <w:bookmarkEnd w:id="7"/>
      <w:r w:rsidR="000D5178" w:rsidRPr="006906D6">
        <w:rPr>
          <w:rFonts w:asciiTheme="majorBidi" w:hAnsiTheme="majorBidi"/>
          <w:sz w:val="24"/>
          <w:szCs w:val="24"/>
        </w:rPr>
        <w:t xml:space="preserve"> </w:t>
      </w:r>
    </w:p>
    <w:p w14:paraId="78DD198E" w14:textId="2DD402AF" w:rsidR="00266B82" w:rsidRPr="006906D6" w:rsidRDefault="000328F7" w:rsidP="00266B82">
      <w:pPr>
        <w:pStyle w:val="Heading3"/>
        <w:rPr>
          <w:rFonts w:asciiTheme="majorBidi" w:hAnsiTheme="majorBidi"/>
        </w:rPr>
      </w:pPr>
      <w:bookmarkStart w:id="8" w:name="_Toc176174694"/>
      <w:r w:rsidRPr="006906D6">
        <w:rPr>
          <w:rFonts w:asciiTheme="majorBidi" w:hAnsiTheme="majorBidi"/>
        </w:rPr>
        <w:t>Flowchart and Data Movement Diagrams</w:t>
      </w:r>
      <w:bookmarkEnd w:id="8"/>
    </w:p>
    <w:p w14:paraId="5F093D7F" w14:textId="77777777" w:rsidR="006D0BB5" w:rsidRPr="006906D6" w:rsidRDefault="006D0BB5" w:rsidP="006D0BB5">
      <w:pPr>
        <w:rPr>
          <w:rFonts w:asciiTheme="majorBidi" w:hAnsiTheme="majorBidi" w:cstheme="majorBidi"/>
          <w:sz w:val="24"/>
          <w:szCs w:val="24"/>
        </w:rPr>
      </w:pPr>
    </w:p>
    <w:p w14:paraId="6CFFBFE4" w14:textId="1211AC2E" w:rsidR="00D4564D" w:rsidRPr="006906D6" w:rsidRDefault="00F12EAE" w:rsidP="00D4564D">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39DC444D" wp14:editId="76BCD926">
            <wp:extent cx="6213720" cy="2438400"/>
            <wp:effectExtent l="0" t="0" r="0" b="0"/>
            <wp:docPr id="1037839245"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39245" name="Picture 2" descr="A diagram of a 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13720" cy="2438400"/>
                    </a:xfrm>
                    <a:prstGeom prst="rect">
                      <a:avLst/>
                    </a:prstGeom>
                  </pic:spPr>
                </pic:pic>
              </a:graphicData>
            </a:graphic>
          </wp:inline>
        </w:drawing>
      </w:r>
    </w:p>
    <w:p w14:paraId="25AA958E" w14:textId="77EC1640" w:rsidR="00D4564D" w:rsidRPr="006906D6" w:rsidRDefault="00D4564D" w:rsidP="00D4564D">
      <w:pPr>
        <w:rPr>
          <w:rFonts w:asciiTheme="majorBidi" w:hAnsiTheme="majorBidi" w:cstheme="majorBidi"/>
          <w:sz w:val="24"/>
          <w:szCs w:val="24"/>
        </w:rPr>
      </w:pPr>
      <w:r w:rsidRPr="006906D6">
        <w:rPr>
          <w:rFonts w:asciiTheme="majorBidi" w:hAnsiTheme="majorBidi" w:cstheme="majorBidi"/>
          <w:sz w:val="24"/>
          <w:szCs w:val="24"/>
        </w:rPr>
        <w:t xml:space="preserve">User: voters </w:t>
      </w:r>
    </w:p>
    <w:p w14:paraId="4A27D698" w14:textId="2F2C1178" w:rsidR="0086013E" w:rsidRPr="006906D6" w:rsidRDefault="00D4564D" w:rsidP="006D0BB5">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3ECF8326" wp14:editId="02E5F2A0">
            <wp:extent cx="5010150" cy="4612713"/>
            <wp:effectExtent l="0" t="0" r="0" b="0"/>
            <wp:docPr id="300737172" name="Picture 1" descr="A diagram of a vot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11579" name="Picture 1" descr="A diagram of a voting process&#10;&#10;Description automatically generated"/>
                    <pic:cNvPicPr/>
                  </pic:nvPicPr>
                  <pic:blipFill>
                    <a:blip r:embed="rId16"/>
                    <a:stretch>
                      <a:fillRect/>
                    </a:stretch>
                  </pic:blipFill>
                  <pic:spPr>
                    <a:xfrm>
                      <a:off x="0" y="0"/>
                      <a:ext cx="5023039" cy="4624579"/>
                    </a:xfrm>
                    <a:prstGeom prst="rect">
                      <a:avLst/>
                    </a:prstGeom>
                  </pic:spPr>
                </pic:pic>
              </a:graphicData>
            </a:graphic>
          </wp:inline>
        </w:drawing>
      </w:r>
    </w:p>
    <w:p w14:paraId="010E6912" w14:textId="77777777" w:rsidR="00950CA1" w:rsidRPr="006906D6" w:rsidRDefault="00950CA1" w:rsidP="006D0BB5">
      <w:pPr>
        <w:rPr>
          <w:rFonts w:asciiTheme="majorBidi" w:hAnsiTheme="majorBidi" w:cstheme="majorBidi"/>
          <w:sz w:val="24"/>
          <w:szCs w:val="24"/>
        </w:rPr>
      </w:pPr>
    </w:p>
    <w:p w14:paraId="04886DB2" w14:textId="77777777" w:rsidR="00950CA1" w:rsidRPr="006906D6" w:rsidRDefault="00950CA1" w:rsidP="006D0BB5">
      <w:pPr>
        <w:rPr>
          <w:rFonts w:asciiTheme="majorBidi" w:hAnsiTheme="majorBidi" w:cstheme="majorBidi"/>
          <w:sz w:val="24"/>
          <w:szCs w:val="24"/>
        </w:rPr>
      </w:pPr>
    </w:p>
    <w:p w14:paraId="21384C69" w14:textId="20E17669" w:rsidR="00D4564D" w:rsidRPr="006906D6" w:rsidRDefault="00D4564D" w:rsidP="006D0BB5">
      <w:pPr>
        <w:rPr>
          <w:rFonts w:asciiTheme="majorBidi" w:hAnsiTheme="majorBidi" w:cstheme="majorBidi"/>
          <w:sz w:val="24"/>
          <w:szCs w:val="24"/>
        </w:rPr>
      </w:pPr>
      <w:r w:rsidRPr="006906D6">
        <w:rPr>
          <w:rFonts w:asciiTheme="majorBidi" w:hAnsiTheme="majorBidi" w:cstheme="majorBidi"/>
          <w:sz w:val="24"/>
          <w:szCs w:val="24"/>
        </w:rPr>
        <w:lastRenderedPageBreak/>
        <w:t xml:space="preserve">User: teacher </w:t>
      </w:r>
    </w:p>
    <w:p w14:paraId="7D8B664E" w14:textId="2D2E8DF3" w:rsidR="0086013E" w:rsidRPr="006906D6" w:rsidRDefault="00A6145C" w:rsidP="005D10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44B2036A" wp14:editId="31F66E1D">
            <wp:extent cx="4064489" cy="3580407"/>
            <wp:effectExtent l="0" t="0" r="0" b="1270"/>
            <wp:docPr id="148404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45751" name=""/>
                    <pic:cNvPicPr/>
                  </pic:nvPicPr>
                  <pic:blipFill>
                    <a:blip r:embed="rId17"/>
                    <a:stretch>
                      <a:fillRect/>
                    </a:stretch>
                  </pic:blipFill>
                  <pic:spPr>
                    <a:xfrm>
                      <a:off x="0" y="0"/>
                      <a:ext cx="4067631" cy="3583175"/>
                    </a:xfrm>
                    <a:prstGeom prst="rect">
                      <a:avLst/>
                    </a:prstGeom>
                  </pic:spPr>
                </pic:pic>
              </a:graphicData>
            </a:graphic>
          </wp:inline>
        </w:drawing>
      </w:r>
    </w:p>
    <w:p w14:paraId="0D50D9F8" w14:textId="47873C81" w:rsidR="0086013E" w:rsidRPr="006906D6" w:rsidRDefault="00950CA1" w:rsidP="006D0BB5">
      <w:pPr>
        <w:rPr>
          <w:rFonts w:asciiTheme="majorBidi" w:hAnsiTheme="majorBidi" w:cstheme="majorBidi"/>
          <w:sz w:val="24"/>
          <w:szCs w:val="24"/>
        </w:rPr>
      </w:pPr>
      <w:r w:rsidRPr="006906D6">
        <w:rPr>
          <w:rFonts w:asciiTheme="majorBidi" w:hAnsiTheme="majorBidi" w:cstheme="majorBidi"/>
          <w:sz w:val="24"/>
          <w:szCs w:val="24"/>
        </w:rPr>
        <w:t xml:space="preserve">User: candidates </w:t>
      </w:r>
    </w:p>
    <w:p w14:paraId="0198483E" w14:textId="26A78686" w:rsidR="0086013E" w:rsidRPr="006906D6" w:rsidRDefault="005D104B" w:rsidP="005D10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29FD6F4E" wp14:editId="0E1967E1">
            <wp:extent cx="1247264" cy="4257675"/>
            <wp:effectExtent l="0" t="0" r="0" b="0"/>
            <wp:docPr id="52777911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79111" name="Picture 1" descr="A diagram of a diagram&#10;&#10;Description automatically generated"/>
                    <pic:cNvPicPr/>
                  </pic:nvPicPr>
                  <pic:blipFill>
                    <a:blip r:embed="rId18"/>
                    <a:stretch>
                      <a:fillRect/>
                    </a:stretch>
                  </pic:blipFill>
                  <pic:spPr>
                    <a:xfrm>
                      <a:off x="0" y="0"/>
                      <a:ext cx="1248943" cy="4263407"/>
                    </a:xfrm>
                    <a:prstGeom prst="rect">
                      <a:avLst/>
                    </a:prstGeom>
                  </pic:spPr>
                </pic:pic>
              </a:graphicData>
            </a:graphic>
          </wp:inline>
        </w:drawing>
      </w:r>
    </w:p>
    <w:p w14:paraId="796F371A" w14:textId="15E025E8" w:rsidR="000328F7" w:rsidRPr="006906D6" w:rsidRDefault="000328F7" w:rsidP="000E44A1">
      <w:pPr>
        <w:pStyle w:val="Heading3"/>
        <w:rPr>
          <w:rFonts w:asciiTheme="majorBidi" w:hAnsiTheme="majorBidi"/>
        </w:rPr>
      </w:pPr>
      <w:bookmarkStart w:id="9" w:name="_Toc176174695"/>
      <w:r w:rsidRPr="006906D6">
        <w:rPr>
          <w:rFonts w:asciiTheme="majorBidi" w:hAnsiTheme="majorBidi"/>
        </w:rPr>
        <w:lastRenderedPageBreak/>
        <w:t>Interfaces Development</w:t>
      </w:r>
      <w:bookmarkEnd w:id="9"/>
    </w:p>
    <w:p w14:paraId="1467C11D" w14:textId="77777777" w:rsidR="00575284" w:rsidRPr="006906D6" w:rsidRDefault="00575284" w:rsidP="00575284">
      <w:pPr>
        <w:rPr>
          <w:rFonts w:asciiTheme="majorBidi" w:hAnsiTheme="majorBidi" w:cstheme="majorBidi"/>
          <w:sz w:val="24"/>
          <w:szCs w:val="24"/>
          <w:highlight w:val="yellow"/>
        </w:rPr>
      </w:pPr>
    </w:p>
    <w:p w14:paraId="6E562184" w14:textId="194B7B69" w:rsidR="00900F30" w:rsidRPr="006906D6" w:rsidRDefault="00575284" w:rsidP="000B5E1D">
      <w:pPr>
        <w:rPr>
          <w:rFonts w:asciiTheme="majorBidi" w:hAnsiTheme="majorBidi" w:cstheme="majorBidi"/>
          <w:sz w:val="24"/>
          <w:szCs w:val="24"/>
        </w:rPr>
      </w:pPr>
      <w:r w:rsidRPr="006906D6">
        <w:rPr>
          <w:rFonts w:asciiTheme="majorBidi" w:hAnsiTheme="majorBidi" w:cstheme="majorBidi"/>
          <w:sz w:val="24"/>
          <w:szCs w:val="24"/>
        </w:rPr>
        <w:t xml:space="preserve">The screenshot included will show the teacher (user), and the actions it will perform on </w:t>
      </w:r>
      <w:r w:rsidR="000B5E1D" w:rsidRPr="006906D6">
        <w:rPr>
          <w:rFonts w:asciiTheme="majorBidi" w:hAnsiTheme="majorBidi" w:cstheme="majorBidi"/>
          <w:sz w:val="24"/>
          <w:szCs w:val="24"/>
        </w:rPr>
        <w:t xml:space="preserve">every table the user was granted access to. </w:t>
      </w:r>
    </w:p>
    <w:tbl>
      <w:tblPr>
        <w:tblW w:w="1116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1283"/>
        <w:gridCol w:w="1403"/>
        <w:gridCol w:w="7836"/>
      </w:tblGrid>
      <w:tr w:rsidR="00ED4A94" w:rsidRPr="006906D6" w14:paraId="40CF6B7C" w14:textId="77777777" w:rsidTr="00A97AAC">
        <w:tc>
          <w:tcPr>
            <w:tcW w:w="813" w:type="dxa"/>
            <w:tcBorders>
              <w:bottom w:val="single" w:sz="4" w:space="0" w:color="000000"/>
            </w:tcBorders>
            <w:shd w:val="clear" w:color="auto" w:fill="8DB3E2"/>
          </w:tcPr>
          <w:p w14:paraId="2DEEEF7B" w14:textId="77777777" w:rsidR="004A120C" w:rsidRPr="006906D6" w:rsidRDefault="004A120C"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Page ID</w:t>
            </w:r>
          </w:p>
        </w:tc>
        <w:tc>
          <w:tcPr>
            <w:tcW w:w="1211" w:type="dxa"/>
            <w:shd w:val="clear" w:color="auto" w:fill="8DB3E2"/>
          </w:tcPr>
          <w:p w14:paraId="426617ED" w14:textId="77777777" w:rsidR="004A120C" w:rsidRPr="006906D6" w:rsidRDefault="004A120C"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Title</w:t>
            </w:r>
          </w:p>
        </w:tc>
        <w:tc>
          <w:tcPr>
            <w:tcW w:w="1263" w:type="dxa"/>
            <w:shd w:val="clear" w:color="auto" w:fill="8DB3E2"/>
          </w:tcPr>
          <w:p w14:paraId="61B0BB8F" w14:textId="77777777" w:rsidR="004A120C" w:rsidRPr="006906D6" w:rsidRDefault="004A120C"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Description</w:t>
            </w:r>
          </w:p>
        </w:tc>
        <w:tc>
          <w:tcPr>
            <w:tcW w:w="7873" w:type="dxa"/>
            <w:shd w:val="clear" w:color="auto" w:fill="8DB3E2"/>
          </w:tcPr>
          <w:p w14:paraId="54183C55" w14:textId="659F75DE" w:rsidR="004A120C" w:rsidRPr="006906D6" w:rsidRDefault="00582432" w:rsidP="001D7981">
            <w:pPr>
              <w:jc w:val="center"/>
              <w:rPr>
                <w:rFonts w:asciiTheme="majorBidi" w:hAnsiTheme="majorBidi" w:cstheme="majorBidi"/>
                <w:b/>
                <w:bCs/>
                <w:sz w:val="24"/>
                <w:szCs w:val="24"/>
              </w:rPr>
            </w:pPr>
            <w:r w:rsidRPr="006906D6">
              <w:rPr>
                <w:rFonts w:asciiTheme="majorBidi" w:hAnsiTheme="majorBidi" w:cstheme="majorBidi"/>
                <w:b/>
                <w:bCs/>
                <w:sz w:val="24"/>
                <w:szCs w:val="24"/>
              </w:rPr>
              <w:t>Screenshot</w:t>
            </w:r>
          </w:p>
        </w:tc>
      </w:tr>
      <w:tr w:rsidR="00E04F03" w:rsidRPr="006906D6" w14:paraId="6E35C10D" w14:textId="77777777" w:rsidTr="00A97AAC">
        <w:tc>
          <w:tcPr>
            <w:tcW w:w="813" w:type="dxa"/>
            <w:shd w:val="clear" w:color="auto" w:fill="auto"/>
          </w:tcPr>
          <w:p w14:paraId="705B4F62" w14:textId="77777777" w:rsidR="004A120C" w:rsidRPr="006906D6" w:rsidRDefault="004A120C" w:rsidP="001D7981">
            <w:pPr>
              <w:pStyle w:val="ListParagraph"/>
              <w:numPr>
                <w:ilvl w:val="0"/>
                <w:numId w:val="6"/>
              </w:numPr>
              <w:spacing w:after="0" w:line="240" w:lineRule="auto"/>
              <w:jc w:val="center"/>
              <w:rPr>
                <w:rFonts w:asciiTheme="majorBidi" w:hAnsiTheme="majorBidi" w:cstheme="majorBidi"/>
                <w:b/>
                <w:bCs/>
                <w:sz w:val="24"/>
                <w:szCs w:val="24"/>
              </w:rPr>
            </w:pPr>
          </w:p>
        </w:tc>
        <w:tc>
          <w:tcPr>
            <w:tcW w:w="1211" w:type="dxa"/>
          </w:tcPr>
          <w:p w14:paraId="7A014C8C" w14:textId="644AC66B" w:rsidR="004A120C" w:rsidRPr="006906D6" w:rsidRDefault="001C2FBB" w:rsidP="001D7981">
            <w:pPr>
              <w:rPr>
                <w:rFonts w:asciiTheme="majorBidi" w:hAnsiTheme="majorBidi" w:cstheme="majorBidi"/>
                <w:sz w:val="24"/>
                <w:szCs w:val="24"/>
              </w:rPr>
            </w:pPr>
            <w:r w:rsidRPr="006906D6">
              <w:rPr>
                <w:rFonts w:asciiTheme="majorBidi" w:hAnsiTheme="majorBidi" w:cstheme="majorBidi"/>
                <w:sz w:val="24"/>
                <w:szCs w:val="24"/>
              </w:rPr>
              <w:t xml:space="preserve">Candidates </w:t>
            </w:r>
            <w:r w:rsidR="00C558CF" w:rsidRPr="006906D6">
              <w:rPr>
                <w:rFonts w:asciiTheme="majorBidi" w:hAnsiTheme="majorBidi" w:cstheme="majorBidi"/>
                <w:sz w:val="24"/>
                <w:szCs w:val="24"/>
              </w:rPr>
              <w:t xml:space="preserve"> </w:t>
            </w:r>
            <w:r w:rsidR="00817A5B" w:rsidRPr="006906D6">
              <w:rPr>
                <w:rFonts w:asciiTheme="majorBidi" w:hAnsiTheme="majorBidi" w:cstheme="majorBidi"/>
                <w:sz w:val="24"/>
                <w:szCs w:val="24"/>
              </w:rPr>
              <w:t xml:space="preserve"> </w:t>
            </w:r>
          </w:p>
        </w:tc>
        <w:tc>
          <w:tcPr>
            <w:tcW w:w="1263" w:type="dxa"/>
          </w:tcPr>
          <w:p w14:paraId="1EE29112" w14:textId="739F852C" w:rsidR="004A120C" w:rsidRPr="006906D6" w:rsidRDefault="00E54311" w:rsidP="001D7981">
            <w:pPr>
              <w:rPr>
                <w:rFonts w:asciiTheme="majorBidi" w:hAnsiTheme="majorBidi" w:cstheme="majorBidi"/>
                <w:sz w:val="24"/>
                <w:szCs w:val="24"/>
              </w:rPr>
            </w:pPr>
            <w:r w:rsidRPr="006906D6">
              <w:rPr>
                <w:rFonts w:asciiTheme="majorBidi" w:hAnsiTheme="majorBidi" w:cstheme="majorBidi"/>
                <w:sz w:val="24"/>
                <w:szCs w:val="24"/>
              </w:rPr>
              <w:t xml:space="preserve">The teacher (user) can update on the </w:t>
            </w:r>
            <w:proofErr w:type="gramStart"/>
            <w:r w:rsidRPr="006906D6">
              <w:rPr>
                <w:rFonts w:asciiTheme="majorBidi" w:hAnsiTheme="majorBidi" w:cstheme="majorBidi"/>
                <w:sz w:val="24"/>
                <w:szCs w:val="24"/>
              </w:rPr>
              <w:t>candidates</w:t>
            </w:r>
            <w:proofErr w:type="gramEnd"/>
            <w:r w:rsidRPr="006906D6">
              <w:rPr>
                <w:rFonts w:asciiTheme="majorBidi" w:hAnsiTheme="majorBidi" w:cstheme="majorBidi"/>
                <w:sz w:val="24"/>
                <w:szCs w:val="24"/>
              </w:rPr>
              <w:t xml:space="preserve"> table; I updated the ID of the candidate ‘Rania’ </w:t>
            </w:r>
          </w:p>
        </w:tc>
        <w:tc>
          <w:tcPr>
            <w:tcW w:w="7873" w:type="dxa"/>
          </w:tcPr>
          <w:p w14:paraId="39F83D2B" w14:textId="77777777" w:rsidR="004A120C" w:rsidRPr="006906D6" w:rsidRDefault="001C2FBB" w:rsidP="001D7981">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3988E757" wp14:editId="01AC5D6D">
                  <wp:extent cx="3426460" cy="2793252"/>
                  <wp:effectExtent l="0" t="0" r="2540" b="7620"/>
                  <wp:docPr id="31970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09173" name=""/>
                          <pic:cNvPicPr/>
                        </pic:nvPicPr>
                        <pic:blipFill>
                          <a:blip r:embed="rId19"/>
                          <a:stretch>
                            <a:fillRect/>
                          </a:stretch>
                        </pic:blipFill>
                        <pic:spPr>
                          <a:xfrm>
                            <a:off x="0" y="0"/>
                            <a:ext cx="3432455" cy="2798139"/>
                          </a:xfrm>
                          <a:prstGeom prst="rect">
                            <a:avLst/>
                          </a:prstGeom>
                        </pic:spPr>
                      </pic:pic>
                    </a:graphicData>
                  </a:graphic>
                </wp:inline>
              </w:drawing>
            </w:r>
          </w:p>
          <w:p w14:paraId="74E41CE7" w14:textId="4F97E468" w:rsidR="001C2FBB" w:rsidRPr="006906D6" w:rsidRDefault="00E54311" w:rsidP="001D7981">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11225C46" wp14:editId="26E10517">
                  <wp:extent cx="4836160" cy="478472"/>
                  <wp:effectExtent l="0" t="0" r="2540" b="0"/>
                  <wp:docPr id="197531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14852" name=""/>
                          <pic:cNvPicPr/>
                        </pic:nvPicPr>
                        <pic:blipFill>
                          <a:blip r:embed="rId20"/>
                          <a:stretch>
                            <a:fillRect/>
                          </a:stretch>
                        </pic:blipFill>
                        <pic:spPr>
                          <a:xfrm>
                            <a:off x="0" y="0"/>
                            <a:ext cx="4894994" cy="484293"/>
                          </a:xfrm>
                          <a:prstGeom prst="rect">
                            <a:avLst/>
                          </a:prstGeom>
                        </pic:spPr>
                      </pic:pic>
                    </a:graphicData>
                  </a:graphic>
                </wp:inline>
              </w:drawing>
            </w:r>
          </w:p>
        </w:tc>
      </w:tr>
      <w:tr w:rsidR="00E04F03" w:rsidRPr="006906D6" w14:paraId="7DE136F6" w14:textId="77777777" w:rsidTr="00A97AAC">
        <w:tc>
          <w:tcPr>
            <w:tcW w:w="813" w:type="dxa"/>
            <w:shd w:val="clear" w:color="auto" w:fill="auto"/>
          </w:tcPr>
          <w:p w14:paraId="1F3C08BC" w14:textId="77777777" w:rsidR="004A120C" w:rsidRPr="006906D6" w:rsidRDefault="004A120C" w:rsidP="001D7981">
            <w:pPr>
              <w:pStyle w:val="ListParagraph"/>
              <w:numPr>
                <w:ilvl w:val="0"/>
                <w:numId w:val="6"/>
              </w:numPr>
              <w:spacing w:after="0" w:line="240" w:lineRule="auto"/>
              <w:jc w:val="center"/>
              <w:rPr>
                <w:rFonts w:asciiTheme="majorBidi" w:hAnsiTheme="majorBidi" w:cstheme="majorBidi"/>
                <w:b/>
                <w:bCs/>
                <w:sz w:val="24"/>
                <w:szCs w:val="24"/>
              </w:rPr>
            </w:pPr>
          </w:p>
        </w:tc>
        <w:tc>
          <w:tcPr>
            <w:tcW w:w="1211" w:type="dxa"/>
          </w:tcPr>
          <w:p w14:paraId="5D27D542" w14:textId="79B31AD2" w:rsidR="004A120C" w:rsidRPr="006906D6" w:rsidRDefault="00364D9B" w:rsidP="001D7981">
            <w:pPr>
              <w:rPr>
                <w:rFonts w:asciiTheme="majorBidi" w:hAnsiTheme="majorBidi" w:cstheme="majorBidi"/>
                <w:sz w:val="24"/>
                <w:szCs w:val="24"/>
              </w:rPr>
            </w:pPr>
            <w:r w:rsidRPr="006906D6">
              <w:rPr>
                <w:rFonts w:asciiTheme="majorBidi" w:hAnsiTheme="majorBidi" w:cstheme="majorBidi"/>
                <w:sz w:val="24"/>
                <w:szCs w:val="24"/>
              </w:rPr>
              <w:t xml:space="preserve">Voters </w:t>
            </w:r>
          </w:p>
        </w:tc>
        <w:tc>
          <w:tcPr>
            <w:tcW w:w="1263" w:type="dxa"/>
          </w:tcPr>
          <w:p w14:paraId="5C2D3152" w14:textId="1DB0AAF6" w:rsidR="004A120C" w:rsidRPr="006906D6" w:rsidRDefault="006375CA" w:rsidP="001D7981">
            <w:pPr>
              <w:rPr>
                <w:rFonts w:asciiTheme="majorBidi" w:hAnsiTheme="majorBidi" w:cstheme="majorBidi"/>
                <w:sz w:val="24"/>
                <w:szCs w:val="24"/>
              </w:rPr>
            </w:pPr>
            <w:r w:rsidRPr="006906D6">
              <w:rPr>
                <w:rFonts w:asciiTheme="majorBidi" w:hAnsiTheme="majorBidi" w:cstheme="majorBidi"/>
                <w:sz w:val="24"/>
                <w:szCs w:val="24"/>
              </w:rPr>
              <w:t>The user ‘</w:t>
            </w:r>
            <w:proofErr w:type="gramStart"/>
            <w:r w:rsidRPr="006906D6">
              <w:rPr>
                <w:rFonts w:asciiTheme="majorBidi" w:hAnsiTheme="majorBidi" w:cstheme="majorBidi"/>
                <w:sz w:val="24"/>
                <w:szCs w:val="24"/>
              </w:rPr>
              <w:t>teachers’</w:t>
            </w:r>
            <w:proofErr w:type="gramEnd"/>
            <w:r w:rsidRPr="006906D6">
              <w:rPr>
                <w:rFonts w:asciiTheme="majorBidi" w:hAnsiTheme="majorBidi" w:cstheme="majorBidi"/>
                <w:sz w:val="24"/>
                <w:szCs w:val="24"/>
              </w:rPr>
              <w:t xml:space="preserve"> can delete records from the </w:t>
            </w:r>
            <w:r w:rsidR="002D5D9F" w:rsidRPr="006906D6">
              <w:rPr>
                <w:rFonts w:asciiTheme="majorBidi" w:hAnsiTheme="majorBidi" w:cstheme="majorBidi"/>
                <w:sz w:val="24"/>
                <w:szCs w:val="24"/>
              </w:rPr>
              <w:t>voter's</w:t>
            </w:r>
            <w:r w:rsidRPr="006906D6">
              <w:rPr>
                <w:rFonts w:asciiTheme="majorBidi" w:hAnsiTheme="majorBidi" w:cstheme="majorBidi"/>
                <w:sz w:val="24"/>
                <w:szCs w:val="24"/>
              </w:rPr>
              <w:t xml:space="preserve"> table </w:t>
            </w:r>
          </w:p>
        </w:tc>
        <w:tc>
          <w:tcPr>
            <w:tcW w:w="7873" w:type="dxa"/>
          </w:tcPr>
          <w:p w14:paraId="2757BBB4" w14:textId="77777777" w:rsidR="004A120C" w:rsidRPr="006906D6" w:rsidRDefault="00412AAF" w:rsidP="001D7981">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036726DC" wp14:editId="2D0F7091">
                  <wp:extent cx="3201289" cy="2705100"/>
                  <wp:effectExtent l="0" t="0" r="0" b="0"/>
                  <wp:docPr id="113276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68481" name=""/>
                          <pic:cNvPicPr/>
                        </pic:nvPicPr>
                        <pic:blipFill>
                          <a:blip r:embed="rId21"/>
                          <a:stretch>
                            <a:fillRect/>
                          </a:stretch>
                        </pic:blipFill>
                        <pic:spPr>
                          <a:xfrm>
                            <a:off x="0" y="0"/>
                            <a:ext cx="3227937" cy="2727618"/>
                          </a:xfrm>
                          <a:prstGeom prst="rect">
                            <a:avLst/>
                          </a:prstGeom>
                        </pic:spPr>
                      </pic:pic>
                    </a:graphicData>
                  </a:graphic>
                </wp:inline>
              </w:drawing>
            </w:r>
          </w:p>
          <w:p w14:paraId="4CCA09A7" w14:textId="6F8E4F15" w:rsidR="00412AAF" w:rsidRPr="006906D6" w:rsidRDefault="006375CA" w:rsidP="001D7981">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417CD0AA" wp14:editId="3D19151E">
                  <wp:extent cx="4093210" cy="816737"/>
                  <wp:effectExtent l="0" t="0" r="2540" b="2540"/>
                  <wp:docPr id="71098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87193" name=""/>
                          <pic:cNvPicPr/>
                        </pic:nvPicPr>
                        <pic:blipFill>
                          <a:blip r:embed="rId22"/>
                          <a:stretch>
                            <a:fillRect/>
                          </a:stretch>
                        </pic:blipFill>
                        <pic:spPr>
                          <a:xfrm>
                            <a:off x="0" y="0"/>
                            <a:ext cx="4129264" cy="823931"/>
                          </a:xfrm>
                          <a:prstGeom prst="rect">
                            <a:avLst/>
                          </a:prstGeom>
                        </pic:spPr>
                      </pic:pic>
                    </a:graphicData>
                  </a:graphic>
                </wp:inline>
              </w:drawing>
            </w:r>
          </w:p>
        </w:tc>
      </w:tr>
      <w:tr w:rsidR="00E04F03" w:rsidRPr="006906D6" w14:paraId="27125BC3" w14:textId="77777777" w:rsidTr="00A97AAC">
        <w:tc>
          <w:tcPr>
            <w:tcW w:w="813" w:type="dxa"/>
            <w:shd w:val="clear" w:color="auto" w:fill="auto"/>
          </w:tcPr>
          <w:p w14:paraId="44067FC4" w14:textId="77777777" w:rsidR="004A120C" w:rsidRPr="006906D6" w:rsidRDefault="004A120C" w:rsidP="001D7981">
            <w:pPr>
              <w:pStyle w:val="ListParagraph"/>
              <w:numPr>
                <w:ilvl w:val="0"/>
                <w:numId w:val="6"/>
              </w:numPr>
              <w:spacing w:after="0" w:line="240" w:lineRule="auto"/>
              <w:jc w:val="center"/>
              <w:rPr>
                <w:rFonts w:asciiTheme="majorBidi" w:hAnsiTheme="majorBidi" w:cstheme="majorBidi"/>
                <w:b/>
                <w:bCs/>
                <w:sz w:val="24"/>
                <w:szCs w:val="24"/>
              </w:rPr>
            </w:pPr>
          </w:p>
        </w:tc>
        <w:tc>
          <w:tcPr>
            <w:tcW w:w="1211" w:type="dxa"/>
          </w:tcPr>
          <w:p w14:paraId="48605A8B" w14:textId="13467B17" w:rsidR="004A120C" w:rsidRPr="006906D6" w:rsidRDefault="002D5D9F" w:rsidP="001D7981">
            <w:pPr>
              <w:rPr>
                <w:rFonts w:asciiTheme="majorBidi" w:hAnsiTheme="majorBidi" w:cstheme="majorBidi"/>
                <w:sz w:val="24"/>
                <w:szCs w:val="24"/>
              </w:rPr>
            </w:pPr>
            <w:r w:rsidRPr="006906D6">
              <w:rPr>
                <w:rFonts w:asciiTheme="majorBidi" w:hAnsiTheme="majorBidi" w:cstheme="majorBidi"/>
                <w:sz w:val="24"/>
                <w:szCs w:val="24"/>
              </w:rPr>
              <w:t xml:space="preserve">Home page </w:t>
            </w:r>
          </w:p>
        </w:tc>
        <w:tc>
          <w:tcPr>
            <w:tcW w:w="1263" w:type="dxa"/>
          </w:tcPr>
          <w:p w14:paraId="337E6641" w14:textId="1E4A39EF" w:rsidR="004A120C" w:rsidRPr="006906D6" w:rsidRDefault="002D5D9F" w:rsidP="001D7981">
            <w:pPr>
              <w:jc w:val="both"/>
              <w:rPr>
                <w:rFonts w:asciiTheme="majorBidi" w:hAnsiTheme="majorBidi" w:cstheme="majorBidi"/>
                <w:sz w:val="24"/>
                <w:szCs w:val="24"/>
              </w:rPr>
            </w:pPr>
            <w:r w:rsidRPr="006906D6">
              <w:rPr>
                <w:rFonts w:asciiTheme="majorBidi" w:hAnsiTheme="majorBidi" w:cstheme="majorBidi"/>
                <w:sz w:val="24"/>
                <w:szCs w:val="24"/>
              </w:rPr>
              <w:t xml:space="preserve">These are the tables the teachers can </w:t>
            </w:r>
            <w:r w:rsidR="0086013E" w:rsidRPr="006906D6">
              <w:rPr>
                <w:rFonts w:asciiTheme="majorBidi" w:hAnsiTheme="majorBidi" w:cstheme="majorBidi"/>
                <w:sz w:val="24"/>
                <w:szCs w:val="24"/>
              </w:rPr>
              <w:t xml:space="preserve">perform on. </w:t>
            </w:r>
          </w:p>
        </w:tc>
        <w:tc>
          <w:tcPr>
            <w:tcW w:w="7873" w:type="dxa"/>
          </w:tcPr>
          <w:p w14:paraId="1325AAB3" w14:textId="24696739" w:rsidR="004A120C" w:rsidRPr="006906D6" w:rsidRDefault="002D5D9F" w:rsidP="001D7981">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7AA9C248" wp14:editId="70C448BC">
                  <wp:extent cx="1308114" cy="1381125"/>
                  <wp:effectExtent l="0" t="0" r="6350" b="0"/>
                  <wp:docPr id="81306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68345" name=""/>
                          <pic:cNvPicPr/>
                        </pic:nvPicPr>
                        <pic:blipFill>
                          <a:blip r:embed="rId23"/>
                          <a:stretch>
                            <a:fillRect/>
                          </a:stretch>
                        </pic:blipFill>
                        <pic:spPr>
                          <a:xfrm>
                            <a:off x="0" y="0"/>
                            <a:ext cx="1315518" cy="1388942"/>
                          </a:xfrm>
                          <a:prstGeom prst="rect">
                            <a:avLst/>
                          </a:prstGeom>
                        </pic:spPr>
                      </pic:pic>
                    </a:graphicData>
                  </a:graphic>
                </wp:inline>
              </w:drawing>
            </w:r>
          </w:p>
        </w:tc>
      </w:tr>
      <w:tr w:rsidR="00E04F03" w:rsidRPr="006906D6" w14:paraId="2DDEFB63" w14:textId="77777777" w:rsidTr="00A97AAC">
        <w:tc>
          <w:tcPr>
            <w:tcW w:w="813" w:type="dxa"/>
            <w:shd w:val="clear" w:color="auto" w:fill="auto"/>
          </w:tcPr>
          <w:p w14:paraId="06570D4D" w14:textId="77777777" w:rsidR="004A120C" w:rsidRPr="006906D6" w:rsidRDefault="004A120C" w:rsidP="001D7981">
            <w:pPr>
              <w:pStyle w:val="ListParagraph"/>
              <w:numPr>
                <w:ilvl w:val="0"/>
                <w:numId w:val="6"/>
              </w:numPr>
              <w:spacing w:after="0" w:line="240" w:lineRule="auto"/>
              <w:jc w:val="center"/>
              <w:rPr>
                <w:rFonts w:asciiTheme="majorBidi" w:hAnsiTheme="majorBidi" w:cstheme="majorBidi"/>
                <w:b/>
                <w:bCs/>
                <w:sz w:val="24"/>
                <w:szCs w:val="24"/>
              </w:rPr>
            </w:pPr>
          </w:p>
        </w:tc>
        <w:tc>
          <w:tcPr>
            <w:tcW w:w="1211" w:type="dxa"/>
          </w:tcPr>
          <w:p w14:paraId="54A6050F" w14:textId="24FE90A1" w:rsidR="004A120C" w:rsidRPr="006906D6" w:rsidRDefault="00F97A0B" w:rsidP="001D7981">
            <w:pPr>
              <w:rPr>
                <w:rFonts w:asciiTheme="majorBidi" w:hAnsiTheme="majorBidi" w:cstheme="majorBidi"/>
                <w:sz w:val="24"/>
                <w:szCs w:val="24"/>
              </w:rPr>
            </w:pPr>
            <w:r w:rsidRPr="006906D6">
              <w:rPr>
                <w:rFonts w:asciiTheme="majorBidi" w:hAnsiTheme="majorBidi" w:cstheme="majorBidi"/>
                <w:sz w:val="24"/>
                <w:szCs w:val="24"/>
              </w:rPr>
              <w:t xml:space="preserve">Votes </w:t>
            </w:r>
          </w:p>
        </w:tc>
        <w:tc>
          <w:tcPr>
            <w:tcW w:w="1263" w:type="dxa"/>
          </w:tcPr>
          <w:p w14:paraId="001CF23C" w14:textId="208954A4" w:rsidR="004A120C" w:rsidRPr="006906D6" w:rsidRDefault="006215F2" w:rsidP="001D7981">
            <w:pPr>
              <w:rPr>
                <w:rFonts w:asciiTheme="majorBidi" w:hAnsiTheme="majorBidi" w:cstheme="majorBidi"/>
                <w:sz w:val="24"/>
                <w:szCs w:val="24"/>
              </w:rPr>
            </w:pPr>
            <w:r w:rsidRPr="006906D6">
              <w:rPr>
                <w:rFonts w:asciiTheme="majorBidi" w:hAnsiTheme="majorBidi" w:cstheme="majorBidi"/>
                <w:sz w:val="24"/>
                <w:szCs w:val="24"/>
              </w:rPr>
              <w:t xml:space="preserve">This table shows </w:t>
            </w:r>
            <w:r w:rsidR="00F97A0B" w:rsidRPr="006906D6">
              <w:rPr>
                <w:rFonts w:asciiTheme="majorBidi" w:hAnsiTheme="majorBidi" w:cstheme="majorBidi"/>
                <w:sz w:val="24"/>
                <w:szCs w:val="24"/>
              </w:rPr>
              <w:t xml:space="preserve">who from the voters voted to which candidate </w:t>
            </w:r>
          </w:p>
        </w:tc>
        <w:tc>
          <w:tcPr>
            <w:tcW w:w="7873" w:type="dxa"/>
          </w:tcPr>
          <w:p w14:paraId="71859CD8" w14:textId="3DD33C5C" w:rsidR="004A120C" w:rsidRPr="006906D6" w:rsidRDefault="006215F2" w:rsidP="001D7981">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6BBF5ABA" wp14:editId="1B0FB9A2">
                  <wp:extent cx="3825738" cy="2804241"/>
                  <wp:effectExtent l="0" t="0" r="3810" b="0"/>
                  <wp:docPr id="73591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17844" name=""/>
                          <pic:cNvPicPr/>
                        </pic:nvPicPr>
                        <pic:blipFill>
                          <a:blip r:embed="rId24"/>
                          <a:stretch>
                            <a:fillRect/>
                          </a:stretch>
                        </pic:blipFill>
                        <pic:spPr>
                          <a:xfrm>
                            <a:off x="0" y="0"/>
                            <a:ext cx="3830080" cy="2807423"/>
                          </a:xfrm>
                          <a:prstGeom prst="rect">
                            <a:avLst/>
                          </a:prstGeom>
                        </pic:spPr>
                      </pic:pic>
                    </a:graphicData>
                  </a:graphic>
                </wp:inline>
              </w:drawing>
            </w:r>
          </w:p>
        </w:tc>
      </w:tr>
      <w:tr w:rsidR="00A97AAC" w:rsidRPr="006906D6" w14:paraId="248E35B6" w14:textId="77777777" w:rsidTr="00A97AAC">
        <w:tc>
          <w:tcPr>
            <w:tcW w:w="813" w:type="dxa"/>
            <w:shd w:val="clear" w:color="auto" w:fill="auto"/>
          </w:tcPr>
          <w:p w14:paraId="6384065F" w14:textId="77777777" w:rsidR="00A97AAC" w:rsidRPr="006906D6" w:rsidRDefault="00A97AAC" w:rsidP="001D7981">
            <w:pPr>
              <w:pStyle w:val="ListParagraph"/>
              <w:numPr>
                <w:ilvl w:val="0"/>
                <w:numId w:val="6"/>
              </w:numPr>
              <w:spacing w:after="0" w:line="240" w:lineRule="auto"/>
              <w:jc w:val="center"/>
              <w:rPr>
                <w:rFonts w:asciiTheme="majorBidi" w:hAnsiTheme="majorBidi" w:cstheme="majorBidi"/>
                <w:b/>
                <w:bCs/>
                <w:sz w:val="24"/>
                <w:szCs w:val="24"/>
              </w:rPr>
            </w:pPr>
          </w:p>
        </w:tc>
        <w:tc>
          <w:tcPr>
            <w:tcW w:w="1211" w:type="dxa"/>
          </w:tcPr>
          <w:p w14:paraId="5AF56385" w14:textId="5DB35275" w:rsidR="00A97AAC" w:rsidRPr="006906D6" w:rsidRDefault="00F97A0B" w:rsidP="001D7981">
            <w:pPr>
              <w:rPr>
                <w:rFonts w:asciiTheme="majorBidi" w:hAnsiTheme="majorBidi" w:cstheme="majorBidi"/>
                <w:sz w:val="24"/>
                <w:szCs w:val="24"/>
              </w:rPr>
            </w:pPr>
            <w:r w:rsidRPr="006906D6">
              <w:rPr>
                <w:rFonts w:asciiTheme="majorBidi" w:hAnsiTheme="majorBidi" w:cstheme="majorBidi"/>
                <w:sz w:val="24"/>
                <w:szCs w:val="24"/>
              </w:rPr>
              <w:t xml:space="preserve">Voters </w:t>
            </w:r>
          </w:p>
        </w:tc>
        <w:tc>
          <w:tcPr>
            <w:tcW w:w="1263" w:type="dxa"/>
          </w:tcPr>
          <w:p w14:paraId="12F7CC92" w14:textId="5CD870D5" w:rsidR="00A97AAC" w:rsidRPr="006906D6" w:rsidRDefault="00ED4A94" w:rsidP="001D7981">
            <w:pPr>
              <w:rPr>
                <w:rFonts w:asciiTheme="majorBidi" w:hAnsiTheme="majorBidi" w:cstheme="majorBidi"/>
                <w:sz w:val="24"/>
                <w:szCs w:val="24"/>
              </w:rPr>
            </w:pPr>
            <w:r w:rsidRPr="006906D6">
              <w:rPr>
                <w:rFonts w:asciiTheme="majorBidi" w:hAnsiTheme="majorBidi" w:cstheme="majorBidi"/>
                <w:sz w:val="24"/>
                <w:szCs w:val="24"/>
              </w:rPr>
              <w:t xml:space="preserve">This table shows that the teachers can add or insert voters into the voters table </w:t>
            </w:r>
          </w:p>
        </w:tc>
        <w:tc>
          <w:tcPr>
            <w:tcW w:w="7873" w:type="dxa"/>
          </w:tcPr>
          <w:p w14:paraId="476FBC0E" w14:textId="1AEB5AB1" w:rsidR="00A97AAC" w:rsidRPr="006906D6" w:rsidRDefault="00ED4A94" w:rsidP="001D7981">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5202E8DB" wp14:editId="34913688">
                  <wp:extent cx="4664710" cy="1440344"/>
                  <wp:effectExtent l="0" t="0" r="2540" b="7620"/>
                  <wp:docPr id="177041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17151" name=""/>
                          <pic:cNvPicPr/>
                        </pic:nvPicPr>
                        <pic:blipFill>
                          <a:blip r:embed="rId25"/>
                          <a:stretch>
                            <a:fillRect/>
                          </a:stretch>
                        </pic:blipFill>
                        <pic:spPr>
                          <a:xfrm>
                            <a:off x="0" y="0"/>
                            <a:ext cx="4681536" cy="1445540"/>
                          </a:xfrm>
                          <a:prstGeom prst="rect">
                            <a:avLst/>
                          </a:prstGeom>
                        </pic:spPr>
                      </pic:pic>
                    </a:graphicData>
                  </a:graphic>
                </wp:inline>
              </w:drawing>
            </w:r>
          </w:p>
        </w:tc>
      </w:tr>
    </w:tbl>
    <w:p w14:paraId="50ECE952" w14:textId="77777777" w:rsidR="00F21FA4" w:rsidRPr="006906D6" w:rsidRDefault="00F21FA4" w:rsidP="00F21FA4">
      <w:pPr>
        <w:pStyle w:val="Heading1"/>
        <w:numPr>
          <w:ilvl w:val="0"/>
          <w:numId w:val="0"/>
        </w:numPr>
        <w:ind w:left="432"/>
        <w:rPr>
          <w:rFonts w:asciiTheme="majorBidi" w:hAnsiTheme="majorBidi"/>
          <w:sz w:val="24"/>
          <w:szCs w:val="24"/>
        </w:rPr>
      </w:pPr>
    </w:p>
    <w:p w14:paraId="2F8DC682" w14:textId="68E7CFB7" w:rsidR="00F21FA4" w:rsidRPr="006906D6" w:rsidRDefault="00F21FA4" w:rsidP="00ED4A94">
      <w:pPr>
        <w:rPr>
          <w:rFonts w:asciiTheme="majorBidi" w:eastAsiaTheme="majorEastAsia" w:hAnsiTheme="majorBidi" w:cstheme="majorBidi"/>
          <w:color w:val="2F5496" w:themeColor="accent1" w:themeShade="BF"/>
          <w:sz w:val="24"/>
          <w:szCs w:val="24"/>
        </w:rPr>
      </w:pPr>
      <w:r w:rsidRPr="006906D6">
        <w:rPr>
          <w:rFonts w:asciiTheme="majorBidi" w:hAnsiTheme="majorBidi" w:cstheme="majorBidi"/>
          <w:sz w:val="24"/>
          <w:szCs w:val="24"/>
        </w:rPr>
        <w:br w:type="page"/>
      </w:r>
    </w:p>
    <w:p w14:paraId="4184C9B9" w14:textId="567DB4CB" w:rsidR="009E2832" w:rsidRPr="006906D6" w:rsidRDefault="00A0196A" w:rsidP="009E2832">
      <w:pPr>
        <w:pStyle w:val="Heading1"/>
        <w:rPr>
          <w:rFonts w:asciiTheme="majorBidi" w:hAnsiTheme="majorBidi"/>
          <w:sz w:val="24"/>
          <w:szCs w:val="24"/>
        </w:rPr>
      </w:pPr>
      <w:bookmarkStart w:id="10" w:name="_Toc176174696"/>
      <w:r w:rsidRPr="006906D6">
        <w:rPr>
          <w:rFonts w:asciiTheme="majorBidi" w:hAnsiTheme="majorBidi"/>
          <w:sz w:val="24"/>
          <w:szCs w:val="24"/>
        </w:rPr>
        <w:lastRenderedPageBreak/>
        <w:t>Maintenance</w:t>
      </w:r>
      <w:bookmarkEnd w:id="10"/>
      <w:r w:rsidRPr="006906D6">
        <w:rPr>
          <w:rFonts w:asciiTheme="majorBidi" w:hAnsiTheme="majorBidi"/>
          <w:sz w:val="24"/>
          <w:szCs w:val="24"/>
        </w:rPr>
        <w:tab/>
      </w:r>
    </w:p>
    <w:p w14:paraId="111F8833" w14:textId="2A1A07E1" w:rsidR="009E2832" w:rsidRPr="006906D6" w:rsidRDefault="00650B31" w:rsidP="00F22DA8">
      <w:pPr>
        <w:pStyle w:val="Heading2"/>
        <w:rPr>
          <w:rFonts w:asciiTheme="majorBidi" w:hAnsiTheme="majorBidi"/>
          <w:sz w:val="24"/>
          <w:szCs w:val="24"/>
        </w:rPr>
      </w:pPr>
      <w:bookmarkStart w:id="11" w:name="_Toc176174697"/>
      <w:r w:rsidRPr="006906D6">
        <w:rPr>
          <w:rFonts w:asciiTheme="majorBidi" w:hAnsiTheme="majorBidi"/>
          <w:sz w:val="24"/>
          <w:szCs w:val="24"/>
        </w:rPr>
        <w:t xml:space="preserve">Database recovery &amp; </w:t>
      </w:r>
      <w:r w:rsidR="009E2832" w:rsidRPr="006906D6">
        <w:rPr>
          <w:rFonts w:asciiTheme="majorBidi" w:hAnsiTheme="majorBidi"/>
          <w:sz w:val="24"/>
          <w:szCs w:val="24"/>
        </w:rPr>
        <w:t>backups</w:t>
      </w:r>
      <w:bookmarkEnd w:id="11"/>
      <w:r w:rsidR="00F22DA8" w:rsidRPr="006906D6">
        <w:rPr>
          <w:rFonts w:asciiTheme="majorBidi" w:hAnsiTheme="majorBidi"/>
          <w:sz w:val="24"/>
          <w:szCs w:val="24"/>
        </w:rPr>
        <w:t xml:space="preserve"> </w:t>
      </w:r>
    </w:p>
    <w:p w14:paraId="04131C3E" w14:textId="77777777" w:rsidR="00F22DA8" w:rsidRDefault="00F22DA8" w:rsidP="00F22DA8">
      <w:pPr>
        <w:rPr>
          <w:rFonts w:asciiTheme="majorBidi" w:hAnsiTheme="majorBidi" w:cstheme="majorBidi"/>
          <w:sz w:val="24"/>
          <w:szCs w:val="24"/>
          <w:highlight w:val="yellow"/>
        </w:rPr>
      </w:pPr>
    </w:p>
    <w:p w14:paraId="769DD541" w14:textId="308F91CD" w:rsidR="005A1C9B" w:rsidRPr="005A1C9B" w:rsidRDefault="005A1C9B" w:rsidP="00F22DA8">
      <w:pPr>
        <w:rPr>
          <w:rFonts w:asciiTheme="majorBidi" w:hAnsiTheme="majorBidi" w:cstheme="majorBidi"/>
          <w:sz w:val="24"/>
          <w:szCs w:val="24"/>
        </w:rPr>
      </w:pPr>
      <w:r w:rsidRPr="005A1C9B">
        <w:rPr>
          <w:rFonts w:asciiTheme="majorBidi" w:hAnsiTheme="majorBidi" w:cstheme="majorBidi"/>
          <w:sz w:val="24"/>
          <w:szCs w:val="24"/>
        </w:rPr>
        <w:t>Database recovery and backups are important to the data management strategy</w:t>
      </w:r>
      <w:r>
        <w:rPr>
          <w:rFonts w:asciiTheme="majorBidi" w:hAnsiTheme="majorBidi" w:cstheme="majorBidi"/>
          <w:sz w:val="24"/>
          <w:szCs w:val="24"/>
        </w:rPr>
        <w:t xml:space="preserve">. </w:t>
      </w:r>
      <w:r w:rsidR="00E502AB">
        <w:rPr>
          <w:rFonts w:asciiTheme="majorBidi" w:hAnsiTheme="majorBidi" w:cstheme="majorBidi"/>
          <w:sz w:val="24"/>
          <w:szCs w:val="24"/>
        </w:rPr>
        <w:t xml:space="preserve">Backups help maintain data integrity as </w:t>
      </w:r>
      <w:r w:rsidR="001A0E64">
        <w:rPr>
          <w:rFonts w:asciiTheme="majorBidi" w:hAnsiTheme="majorBidi" w:cstheme="majorBidi"/>
          <w:sz w:val="24"/>
          <w:szCs w:val="24"/>
        </w:rPr>
        <w:t>they</w:t>
      </w:r>
      <w:r w:rsidR="00E502AB">
        <w:rPr>
          <w:rFonts w:asciiTheme="majorBidi" w:hAnsiTheme="majorBidi" w:cstheme="majorBidi"/>
          <w:sz w:val="24"/>
          <w:szCs w:val="24"/>
        </w:rPr>
        <w:t xml:space="preserve"> </w:t>
      </w:r>
      <w:r w:rsidR="001A0E64">
        <w:rPr>
          <w:rFonts w:asciiTheme="majorBidi" w:hAnsiTheme="majorBidi" w:cstheme="majorBidi"/>
          <w:sz w:val="24"/>
          <w:szCs w:val="24"/>
        </w:rPr>
        <w:t>provide</w:t>
      </w:r>
      <w:r w:rsidR="00E502AB">
        <w:rPr>
          <w:rFonts w:asciiTheme="majorBidi" w:hAnsiTheme="majorBidi" w:cstheme="majorBidi"/>
          <w:sz w:val="24"/>
          <w:szCs w:val="24"/>
        </w:rPr>
        <w:t xml:space="preserve"> a reliable point to be able to recover the data if any issue </w:t>
      </w:r>
      <w:r w:rsidR="008147D4">
        <w:rPr>
          <w:rFonts w:asciiTheme="majorBidi" w:hAnsiTheme="majorBidi" w:cstheme="majorBidi"/>
          <w:sz w:val="24"/>
          <w:szCs w:val="24"/>
        </w:rPr>
        <w:t>takes</w:t>
      </w:r>
      <w:r w:rsidR="00E502AB">
        <w:rPr>
          <w:rFonts w:asciiTheme="majorBidi" w:hAnsiTheme="majorBidi" w:cstheme="majorBidi"/>
          <w:sz w:val="24"/>
          <w:szCs w:val="24"/>
        </w:rPr>
        <w:t xml:space="preserve"> place, it also </w:t>
      </w:r>
      <w:r w:rsidR="001A0E64">
        <w:rPr>
          <w:rFonts w:asciiTheme="majorBidi" w:hAnsiTheme="majorBidi" w:cstheme="majorBidi"/>
          <w:sz w:val="24"/>
          <w:szCs w:val="24"/>
        </w:rPr>
        <w:t>protects</w:t>
      </w:r>
      <w:r w:rsidR="00E502AB">
        <w:rPr>
          <w:rFonts w:asciiTheme="majorBidi" w:hAnsiTheme="majorBidi" w:cstheme="majorBidi"/>
          <w:sz w:val="24"/>
          <w:szCs w:val="24"/>
        </w:rPr>
        <w:t xml:space="preserve"> the data </w:t>
      </w:r>
      <w:r w:rsidR="008147D4">
        <w:rPr>
          <w:rFonts w:asciiTheme="majorBidi" w:hAnsiTheme="majorBidi" w:cstheme="majorBidi"/>
          <w:sz w:val="24"/>
          <w:szCs w:val="24"/>
        </w:rPr>
        <w:t>in case of any</w:t>
      </w:r>
      <w:r w:rsidR="00E502AB">
        <w:rPr>
          <w:rFonts w:asciiTheme="majorBidi" w:hAnsiTheme="majorBidi" w:cstheme="majorBidi"/>
          <w:sz w:val="24"/>
          <w:szCs w:val="24"/>
        </w:rPr>
        <w:t xml:space="preserve"> data loss</w:t>
      </w:r>
      <w:r w:rsidR="008147D4">
        <w:rPr>
          <w:rFonts w:asciiTheme="majorBidi" w:hAnsiTheme="majorBidi" w:cstheme="majorBidi"/>
          <w:sz w:val="24"/>
          <w:szCs w:val="24"/>
        </w:rPr>
        <w:t xml:space="preserve">. </w:t>
      </w:r>
    </w:p>
    <w:p w14:paraId="28ED107F" w14:textId="0068B553" w:rsidR="00285940" w:rsidRDefault="00285940" w:rsidP="00F22DA8">
      <w:pPr>
        <w:rPr>
          <w:rFonts w:asciiTheme="majorBidi" w:hAnsiTheme="majorBidi" w:cstheme="majorBidi"/>
          <w:sz w:val="24"/>
          <w:szCs w:val="24"/>
        </w:rPr>
      </w:pPr>
      <w:r>
        <w:rPr>
          <w:rFonts w:asciiTheme="majorBidi" w:hAnsiTheme="majorBidi" w:cstheme="majorBidi"/>
          <w:sz w:val="24"/>
          <w:szCs w:val="24"/>
        </w:rPr>
        <w:t xml:space="preserve">Backup is an image of the </w:t>
      </w:r>
      <w:r w:rsidR="00B64006">
        <w:rPr>
          <w:rFonts w:asciiTheme="majorBidi" w:hAnsiTheme="majorBidi" w:cstheme="majorBidi"/>
          <w:sz w:val="24"/>
          <w:szCs w:val="24"/>
        </w:rPr>
        <w:t xml:space="preserve">database during full backup; when you </w:t>
      </w:r>
      <w:r w:rsidR="00E82C6F">
        <w:rPr>
          <w:rFonts w:asciiTheme="majorBidi" w:hAnsiTheme="majorBidi" w:cstheme="majorBidi"/>
          <w:sz w:val="24"/>
          <w:szCs w:val="24"/>
        </w:rPr>
        <w:t>back up</w:t>
      </w:r>
      <w:r w:rsidR="00B64006">
        <w:rPr>
          <w:rFonts w:asciiTheme="majorBidi" w:hAnsiTheme="majorBidi" w:cstheme="majorBidi"/>
          <w:sz w:val="24"/>
          <w:szCs w:val="24"/>
        </w:rPr>
        <w:t xml:space="preserve"> the database you are generating a new cop</w:t>
      </w:r>
      <w:r w:rsidR="00E82C6F">
        <w:rPr>
          <w:rFonts w:asciiTheme="majorBidi" w:hAnsiTheme="majorBidi" w:cstheme="majorBidi"/>
          <w:sz w:val="24"/>
          <w:szCs w:val="24"/>
        </w:rPr>
        <w:t>y to another device</w:t>
      </w:r>
      <w:r w:rsidR="000B6173">
        <w:rPr>
          <w:rFonts w:asciiTheme="majorBidi" w:hAnsiTheme="majorBidi" w:cstheme="majorBidi"/>
          <w:sz w:val="24"/>
          <w:szCs w:val="24"/>
        </w:rPr>
        <w:t xml:space="preserve"> or </w:t>
      </w:r>
      <w:r w:rsidR="00B232AD">
        <w:rPr>
          <w:rFonts w:asciiTheme="majorBidi" w:hAnsiTheme="majorBidi" w:cstheme="majorBidi"/>
          <w:sz w:val="24"/>
          <w:szCs w:val="24"/>
        </w:rPr>
        <w:t>any</w:t>
      </w:r>
      <w:r w:rsidR="000B6173">
        <w:rPr>
          <w:rFonts w:asciiTheme="majorBidi" w:hAnsiTheme="majorBidi" w:cstheme="majorBidi"/>
          <w:sz w:val="24"/>
          <w:szCs w:val="24"/>
        </w:rPr>
        <w:t xml:space="preserve"> device that is not the same as the SQL server</w:t>
      </w:r>
      <w:r w:rsidR="00E82C6F">
        <w:rPr>
          <w:rFonts w:asciiTheme="majorBidi" w:hAnsiTheme="majorBidi" w:cstheme="majorBidi"/>
          <w:sz w:val="24"/>
          <w:szCs w:val="24"/>
        </w:rPr>
        <w:t xml:space="preserve"> perhaps that you can later restore the original database. </w:t>
      </w:r>
      <w:r w:rsidR="00B232AD">
        <w:rPr>
          <w:rFonts w:asciiTheme="majorBidi" w:hAnsiTheme="majorBidi" w:cstheme="majorBidi"/>
          <w:sz w:val="24"/>
          <w:szCs w:val="24"/>
        </w:rPr>
        <w:t xml:space="preserve">You can never store the backup on the same device or the same SQL server because if the server went </w:t>
      </w:r>
      <w:r w:rsidR="001B0C6C">
        <w:rPr>
          <w:rFonts w:asciiTheme="majorBidi" w:hAnsiTheme="majorBidi" w:cstheme="majorBidi"/>
          <w:sz w:val="24"/>
          <w:szCs w:val="24"/>
        </w:rPr>
        <w:t>down,</w:t>
      </w:r>
      <w:r w:rsidR="00B232AD">
        <w:rPr>
          <w:rFonts w:asciiTheme="majorBidi" w:hAnsiTheme="majorBidi" w:cstheme="majorBidi"/>
          <w:sz w:val="24"/>
          <w:szCs w:val="24"/>
        </w:rPr>
        <w:t xml:space="preserve"> we would lose both the data and the backup we created in case of any disaster. </w:t>
      </w:r>
      <w:r w:rsidR="00E82C6F">
        <w:rPr>
          <w:rFonts w:asciiTheme="majorBidi" w:hAnsiTheme="majorBidi" w:cstheme="majorBidi"/>
          <w:sz w:val="24"/>
          <w:szCs w:val="24"/>
        </w:rPr>
        <w:t xml:space="preserve">Having a good recovery strategy is essential </w:t>
      </w:r>
      <w:r w:rsidR="00D64308">
        <w:rPr>
          <w:rFonts w:asciiTheme="majorBidi" w:hAnsiTheme="majorBidi" w:cstheme="majorBidi"/>
          <w:sz w:val="24"/>
          <w:szCs w:val="24"/>
        </w:rPr>
        <w:t xml:space="preserve">to meet the needs </w:t>
      </w:r>
      <w:r w:rsidR="000B6173">
        <w:rPr>
          <w:rFonts w:asciiTheme="majorBidi" w:hAnsiTheme="majorBidi" w:cstheme="majorBidi"/>
          <w:sz w:val="24"/>
          <w:szCs w:val="24"/>
        </w:rPr>
        <w:t>of</w:t>
      </w:r>
      <w:r w:rsidR="00D64308">
        <w:rPr>
          <w:rFonts w:asciiTheme="majorBidi" w:hAnsiTheme="majorBidi" w:cstheme="majorBidi"/>
          <w:sz w:val="24"/>
          <w:szCs w:val="24"/>
        </w:rPr>
        <w:t xml:space="preserve"> the user and to make the database system more reliable. </w:t>
      </w:r>
      <w:r w:rsidR="000B6173">
        <w:rPr>
          <w:rFonts w:asciiTheme="majorBidi" w:hAnsiTheme="majorBidi" w:cstheme="majorBidi"/>
          <w:sz w:val="24"/>
          <w:szCs w:val="24"/>
        </w:rPr>
        <w:t xml:space="preserve">Backing up the database is a must since many unforeseen events may take place such as hardware failure, data loss, or user errors. </w:t>
      </w:r>
    </w:p>
    <w:p w14:paraId="58DF3599" w14:textId="31190274" w:rsidR="00925D86" w:rsidRDefault="00925D86" w:rsidP="00F22DA8">
      <w:pPr>
        <w:rPr>
          <w:rFonts w:asciiTheme="majorBidi" w:hAnsiTheme="majorBidi" w:cstheme="majorBidi"/>
          <w:sz w:val="24"/>
          <w:szCs w:val="24"/>
        </w:rPr>
      </w:pPr>
      <w:r>
        <w:rPr>
          <w:rFonts w:asciiTheme="majorBidi" w:hAnsiTheme="majorBidi" w:cstheme="majorBidi"/>
          <w:sz w:val="24"/>
          <w:szCs w:val="24"/>
        </w:rPr>
        <w:t>At first, there are some backup types such as full, differential, and transaction log backup that we might</w:t>
      </w:r>
      <w:r w:rsidR="00E8081A">
        <w:rPr>
          <w:rFonts w:asciiTheme="majorBidi" w:hAnsiTheme="majorBidi" w:cstheme="majorBidi"/>
          <w:sz w:val="24"/>
          <w:szCs w:val="24"/>
        </w:rPr>
        <w:t xml:space="preserve"> create at our database level since it doesn’t support table-level backup. </w:t>
      </w:r>
      <w:r w:rsidR="001B0C6C">
        <w:rPr>
          <w:rFonts w:asciiTheme="majorBidi" w:hAnsiTheme="majorBidi" w:cstheme="majorBidi"/>
          <w:sz w:val="24"/>
          <w:szCs w:val="24"/>
        </w:rPr>
        <w:t xml:space="preserve">To restore the </w:t>
      </w:r>
      <w:r w:rsidR="00882F64">
        <w:rPr>
          <w:rFonts w:asciiTheme="majorBidi" w:hAnsiTheme="majorBidi" w:cstheme="majorBidi"/>
          <w:sz w:val="24"/>
          <w:szCs w:val="24"/>
        </w:rPr>
        <w:t>database,</w:t>
      </w:r>
      <w:r w:rsidR="001B0C6C">
        <w:rPr>
          <w:rFonts w:asciiTheme="majorBidi" w:hAnsiTheme="majorBidi" w:cstheme="majorBidi"/>
          <w:sz w:val="24"/>
          <w:szCs w:val="24"/>
        </w:rPr>
        <w:t xml:space="preserve"> we use full </w:t>
      </w:r>
      <w:proofErr w:type="spellStart"/>
      <w:r w:rsidR="001A0E64">
        <w:rPr>
          <w:rFonts w:asciiTheme="majorBidi" w:hAnsiTheme="majorBidi" w:cstheme="majorBidi"/>
          <w:sz w:val="24"/>
          <w:szCs w:val="24"/>
        </w:rPr>
        <w:t>backup</w:t>
      </w:r>
      <w:proofErr w:type="spellEnd"/>
      <w:r w:rsidR="001B0C6C">
        <w:rPr>
          <w:rFonts w:asciiTheme="majorBidi" w:hAnsiTheme="majorBidi" w:cstheme="majorBidi"/>
          <w:sz w:val="24"/>
          <w:szCs w:val="24"/>
        </w:rPr>
        <w:t xml:space="preserve"> since it contains a copy of the entire database, but it will take a lot of time and space. </w:t>
      </w:r>
    </w:p>
    <w:p w14:paraId="7C5FFD73" w14:textId="2B4A47D6" w:rsidR="003C5E78" w:rsidRDefault="00882F64" w:rsidP="003C5E78">
      <w:pPr>
        <w:rPr>
          <w:rFonts w:asciiTheme="majorBidi" w:hAnsiTheme="majorBidi" w:cstheme="majorBidi"/>
          <w:sz w:val="24"/>
          <w:szCs w:val="24"/>
          <w:lang w:val="en-US"/>
        </w:rPr>
      </w:pPr>
      <w:r>
        <w:rPr>
          <w:rFonts w:asciiTheme="majorBidi" w:hAnsiTheme="majorBidi" w:cstheme="majorBidi"/>
          <w:sz w:val="24"/>
          <w:szCs w:val="24"/>
        </w:rPr>
        <w:t xml:space="preserve">Full </w:t>
      </w:r>
      <w:proofErr w:type="spellStart"/>
      <w:r w:rsidR="001A0E64">
        <w:rPr>
          <w:rFonts w:asciiTheme="majorBidi" w:hAnsiTheme="majorBidi" w:cstheme="majorBidi"/>
          <w:sz w:val="24"/>
          <w:szCs w:val="24"/>
        </w:rPr>
        <w:t>backup</w:t>
      </w:r>
      <w:proofErr w:type="spellEnd"/>
      <w:r w:rsidR="003F2C11">
        <w:rPr>
          <w:rFonts w:asciiTheme="majorBidi" w:hAnsiTheme="majorBidi" w:cstheme="majorBidi"/>
          <w:sz w:val="24"/>
          <w:szCs w:val="24"/>
        </w:rPr>
        <w:t xml:space="preserve"> </w:t>
      </w:r>
      <w:r w:rsidR="00AA4DBA">
        <w:rPr>
          <w:rFonts w:asciiTheme="majorBidi" w:hAnsiTheme="majorBidi" w:cstheme="majorBidi"/>
          <w:sz w:val="24"/>
          <w:szCs w:val="24"/>
        </w:rPr>
        <w:t xml:space="preserve">is a type of backup that will copy the </w:t>
      </w:r>
      <w:r w:rsidR="003F2C11">
        <w:rPr>
          <w:rFonts w:asciiTheme="majorBidi" w:hAnsiTheme="majorBidi" w:cstheme="majorBidi"/>
          <w:sz w:val="24"/>
          <w:szCs w:val="24"/>
        </w:rPr>
        <w:t xml:space="preserve">will backup the </w:t>
      </w:r>
      <w:r w:rsidR="00AA4DBA">
        <w:rPr>
          <w:rFonts w:asciiTheme="majorBidi" w:hAnsiTheme="majorBidi" w:cstheme="majorBidi"/>
          <w:sz w:val="24"/>
          <w:szCs w:val="24"/>
        </w:rPr>
        <w:t>entire</w:t>
      </w:r>
      <w:r w:rsidR="003F2C11">
        <w:rPr>
          <w:rFonts w:asciiTheme="majorBidi" w:hAnsiTheme="majorBidi" w:cstheme="majorBidi"/>
          <w:sz w:val="24"/>
          <w:szCs w:val="24"/>
        </w:rPr>
        <w:t xml:space="preserve"> database system</w:t>
      </w:r>
      <w:r w:rsidR="00AA4DBA">
        <w:rPr>
          <w:rFonts w:asciiTheme="majorBidi" w:hAnsiTheme="majorBidi" w:cstheme="majorBidi"/>
          <w:sz w:val="24"/>
          <w:szCs w:val="24"/>
        </w:rPr>
        <w:t xml:space="preserve">, including the data, tables, views, and stored procedures. As it creates a copy from the database, it can be restored whenever it is required. </w:t>
      </w:r>
      <w:r w:rsidR="00D8304D">
        <w:rPr>
          <w:rFonts w:asciiTheme="majorBidi" w:hAnsiTheme="majorBidi" w:cstheme="majorBidi"/>
          <w:sz w:val="24"/>
          <w:szCs w:val="24"/>
        </w:rPr>
        <w:t xml:space="preserve">Since it copies </w:t>
      </w:r>
      <w:r w:rsidR="001A0E64">
        <w:rPr>
          <w:rFonts w:asciiTheme="majorBidi" w:hAnsiTheme="majorBidi" w:cstheme="majorBidi"/>
          <w:sz w:val="24"/>
          <w:szCs w:val="24"/>
        </w:rPr>
        <w:t>everything,</w:t>
      </w:r>
      <w:r w:rsidR="00D8304D">
        <w:rPr>
          <w:rFonts w:asciiTheme="majorBidi" w:hAnsiTheme="majorBidi" w:cstheme="majorBidi"/>
          <w:sz w:val="24"/>
          <w:szCs w:val="24"/>
        </w:rPr>
        <w:t xml:space="preserve"> it will require more time and more storage space. </w:t>
      </w:r>
      <w:r w:rsidR="003C5E78">
        <w:rPr>
          <w:rFonts w:asciiTheme="majorBidi" w:hAnsiTheme="majorBidi" w:cstheme="majorBidi"/>
          <w:sz w:val="24"/>
          <w:szCs w:val="24"/>
        </w:rPr>
        <w:t>I created a fullback for my database and saved it in ‘</w:t>
      </w:r>
      <w:r w:rsidR="003C5E78" w:rsidRPr="003C5E78">
        <w:rPr>
          <w:rFonts w:asciiTheme="majorBidi" w:hAnsiTheme="majorBidi" w:cstheme="majorBidi"/>
          <w:sz w:val="24"/>
          <w:szCs w:val="24"/>
          <w:lang w:val="en-US"/>
        </w:rPr>
        <w:t>-- to restore a database from a full backu</w:t>
      </w:r>
      <w:r w:rsidR="003C5E78">
        <w:rPr>
          <w:rFonts w:asciiTheme="majorBidi" w:hAnsiTheme="majorBidi" w:cstheme="majorBidi"/>
          <w:sz w:val="24"/>
          <w:szCs w:val="24"/>
          <w:lang w:val="en-US"/>
        </w:rPr>
        <w:t xml:space="preserve">p and saved it at </w:t>
      </w:r>
      <w:r w:rsidR="003C5E78" w:rsidRPr="003C5E78">
        <w:rPr>
          <w:rFonts w:asciiTheme="majorBidi" w:hAnsiTheme="majorBidi" w:cstheme="majorBidi"/>
          <w:sz w:val="24"/>
          <w:szCs w:val="24"/>
          <w:lang w:val="en-US"/>
        </w:rPr>
        <w:t>'C:\backup\</w:t>
      </w:r>
      <w:proofErr w:type="spellStart"/>
      <w:r w:rsidR="003C5E78" w:rsidRPr="003C5E78">
        <w:rPr>
          <w:rFonts w:asciiTheme="majorBidi" w:hAnsiTheme="majorBidi" w:cstheme="majorBidi"/>
          <w:sz w:val="24"/>
          <w:szCs w:val="24"/>
          <w:lang w:val="en-US"/>
        </w:rPr>
        <w:t>election.bak</w:t>
      </w:r>
      <w:proofErr w:type="spellEnd"/>
      <w:r w:rsidR="003C5E78" w:rsidRPr="003C5E78">
        <w:rPr>
          <w:rFonts w:asciiTheme="majorBidi" w:hAnsiTheme="majorBidi" w:cstheme="majorBidi"/>
          <w:sz w:val="24"/>
          <w:szCs w:val="24"/>
          <w:lang w:val="en-US"/>
        </w:rPr>
        <w:t>'</w:t>
      </w:r>
      <w:r w:rsidR="003C5E78">
        <w:rPr>
          <w:rFonts w:asciiTheme="majorBidi" w:hAnsiTheme="majorBidi" w:cstheme="majorBidi"/>
          <w:sz w:val="24"/>
          <w:szCs w:val="24"/>
          <w:lang w:val="en-US"/>
        </w:rPr>
        <w:t xml:space="preserve">. </w:t>
      </w:r>
    </w:p>
    <w:p w14:paraId="441F7101" w14:textId="710BA188" w:rsidR="005A1C9B" w:rsidRDefault="005A1C9B" w:rsidP="003C5E78">
      <w:pPr>
        <w:rPr>
          <w:rFonts w:asciiTheme="majorBidi" w:hAnsiTheme="majorBidi" w:cstheme="majorBidi"/>
          <w:sz w:val="24"/>
          <w:szCs w:val="24"/>
          <w:lang w:val="en-US"/>
        </w:rPr>
      </w:pPr>
      <w:r w:rsidRPr="005A1C9B">
        <w:rPr>
          <w:rFonts w:asciiTheme="majorBidi" w:hAnsiTheme="majorBidi" w:cstheme="majorBidi"/>
          <w:sz w:val="24"/>
          <w:szCs w:val="24"/>
          <w:lang w:val="en-US"/>
        </w:rPr>
        <w:drawing>
          <wp:inline distT="0" distB="0" distL="0" distR="0" wp14:anchorId="6640E31A" wp14:editId="7C6E1D32">
            <wp:extent cx="2476500" cy="1496720"/>
            <wp:effectExtent l="0" t="0" r="0" b="8255"/>
            <wp:docPr id="60207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73136" name=""/>
                    <pic:cNvPicPr/>
                  </pic:nvPicPr>
                  <pic:blipFill>
                    <a:blip r:embed="rId26"/>
                    <a:stretch>
                      <a:fillRect/>
                    </a:stretch>
                  </pic:blipFill>
                  <pic:spPr>
                    <a:xfrm>
                      <a:off x="0" y="0"/>
                      <a:ext cx="2494312" cy="1507485"/>
                    </a:xfrm>
                    <a:prstGeom prst="rect">
                      <a:avLst/>
                    </a:prstGeom>
                  </pic:spPr>
                </pic:pic>
              </a:graphicData>
            </a:graphic>
          </wp:inline>
        </w:drawing>
      </w:r>
    </w:p>
    <w:p w14:paraId="0863195A" w14:textId="406E4020" w:rsidR="005A1C9B" w:rsidRDefault="005A1C9B" w:rsidP="003C5E78">
      <w:pPr>
        <w:rPr>
          <w:rFonts w:asciiTheme="majorBidi" w:hAnsiTheme="majorBidi" w:cstheme="majorBidi"/>
          <w:sz w:val="24"/>
          <w:szCs w:val="24"/>
          <w:lang w:val="en-US"/>
        </w:rPr>
      </w:pPr>
      <w:r w:rsidRPr="005A1C9B">
        <w:rPr>
          <w:rFonts w:asciiTheme="majorBidi" w:hAnsiTheme="majorBidi" w:cstheme="majorBidi"/>
          <w:sz w:val="24"/>
          <w:szCs w:val="24"/>
          <w:lang w:val="en-US"/>
        </w:rPr>
        <w:drawing>
          <wp:inline distT="0" distB="0" distL="0" distR="0" wp14:anchorId="609EEFA7" wp14:editId="5D5B6C0E">
            <wp:extent cx="5731510" cy="757555"/>
            <wp:effectExtent l="0" t="0" r="2540" b="4445"/>
            <wp:docPr id="40475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5987" name="Picture 1" descr="A screenshot of a computer&#10;&#10;Description automatically generated"/>
                    <pic:cNvPicPr/>
                  </pic:nvPicPr>
                  <pic:blipFill>
                    <a:blip r:embed="rId27"/>
                    <a:stretch>
                      <a:fillRect/>
                    </a:stretch>
                  </pic:blipFill>
                  <pic:spPr>
                    <a:xfrm>
                      <a:off x="0" y="0"/>
                      <a:ext cx="5731510" cy="757555"/>
                    </a:xfrm>
                    <a:prstGeom prst="rect">
                      <a:avLst/>
                    </a:prstGeom>
                  </pic:spPr>
                </pic:pic>
              </a:graphicData>
            </a:graphic>
          </wp:inline>
        </w:drawing>
      </w:r>
    </w:p>
    <w:p w14:paraId="1451280C" w14:textId="77777777" w:rsidR="001A0E64" w:rsidRDefault="001A0E64" w:rsidP="003C5E78">
      <w:pPr>
        <w:rPr>
          <w:rFonts w:asciiTheme="majorBidi" w:hAnsiTheme="majorBidi" w:cstheme="majorBidi"/>
          <w:sz w:val="24"/>
          <w:szCs w:val="24"/>
          <w:lang w:val="en-US"/>
        </w:rPr>
      </w:pPr>
    </w:p>
    <w:p w14:paraId="50234507" w14:textId="77777777" w:rsidR="001A0E64" w:rsidRDefault="001A0E64" w:rsidP="003C5E78">
      <w:pPr>
        <w:rPr>
          <w:rFonts w:asciiTheme="majorBidi" w:hAnsiTheme="majorBidi" w:cstheme="majorBidi"/>
          <w:sz w:val="24"/>
          <w:szCs w:val="24"/>
          <w:lang w:val="en-US"/>
        </w:rPr>
      </w:pPr>
    </w:p>
    <w:p w14:paraId="7374D3AA" w14:textId="77777777" w:rsidR="001A0E64" w:rsidRDefault="001A0E64" w:rsidP="003C5E78">
      <w:pPr>
        <w:rPr>
          <w:rFonts w:asciiTheme="majorBidi" w:hAnsiTheme="majorBidi" w:cstheme="majorBidi"/>
          <w:sz w:val="24"/>
          <w:szCs w:val="24"/>
          <w:lang w:val="en-US"/>
        </w:rPr>
      </w:pPr>
    </w:p>
    <w:p w14:paraId="7D5E0041" w14:textId="77777777" w:rsidR="001A0E64" w:rsidRDefault="001A0E64" w:rsidP="003C5E78">
      <w:pPr>
        <w:rPr>
          <w:rFonts w:asciiTheme="majorBidi" w:hAnsiTheme="majorBidi" w:cstheme="majorBidi"/>
          <w:sz w:val="24"/>
          <w:szCs w:val="24"/>
          <w:lang w:val="en-US"/>
        </w:rPr>
      </w:pPr>
    </w:p>
    <w:p w14:paraId="273C6D65" w14:textId="77777777" w:rsidR="001A0E64" w:rsidRDefault="001A0E64" w:rsidP="003C5E78">
      <w:pPr>
        <w:rPr>
          <w:rFonts w:asciiTheme="majorBidi" w:hAnsiTheme="majorBidi" w:cstheme="majorBidi"/>
          <w:sz w:val="24"/>
          <w:szCs w:val="24"/>
          <w:lang w:val="en-US"/>
        </w:rPr>
      </w:pPr>
    </w:p>
    <w:p w14:paraId="3C0065E8" w14:textId="5FAF8276" w:rsidR="005A1C9B" w:rsidRPr="003C5E78" w:rsidRDefault="005A1C9B" w:rsidP="003C5E78">
      <w:pPr>
        <w:rPr>
          <w:rFonts w:asciiTheme="majorBidi" w:hAnsiTheme="majorBidi" w:cstheme="majorBidi"/>
          <w:sz w:val="24"/>
          <w:szCs w:val="24"/>
          <w:lang w:val="en-US"/>
        </w:rPr>
      </w:pPr>
      <w:r>
        <w:rPr>
          <w:rFonts w:asciiTheme="majorBidi" w:hAnsiTheme="majorBidi" w:cstheme="majorBidi"/>
          <w:sz w:val="24"/>
          <w:szCs w:val="24"/>
          <w:lang w:val="en-US"/>
        </w:rPr>
        <w:lastRenderedPageBreak/>
        <w:t xml:space="preserve">Differential backup </w:t>
      </w:r>
    </w:p>
    <w:p w14:paraId="4E681D7E" w14:textId="453DE739" w:rsidR="00D30732" w:rsidRPr="00E253C0" w:rsidRDefault="001D0EF9" w:rsidP="00F22DA8">
      <w:pPr>
        <w:rPr>
          <w:rFonts w:asciiTheme="majorBidi" w:hAnsiTheme="majorBidi" w:cstheme="majorBidi"/>
          <w:sz w:val="24"/>
          <w:szCs w:val="24"/>
        </w:rPr>
      </w:pPr>
      <w:r w:rsidRPr="00E253C0">
        <w:rPr>
          <w:rFonts w:asciiTheme="majorBidi" w:hAnsiTheme="majorBidi" w:cstheme="majorBidi"/>
          <w:sz w:val="24"/>
          <w:szCs w:val="24"/>
        </w:rPr>
        <w:t xml:space="preserve">To create a differential </w:t>
      </w:r>
      <w:proofErr w:type="gramStart"/>
      <w:r w:rsidRPr="00E253C0">
        <w:rPr>
          <w:rFonts w:asciiTheme="majorBidi" w:hAnsiTheme="majorBidi" w:cstheme="majorBidi"/>
          <w:sz w:val="24"/>
          <w:szCs w:val="24"/>
        </w:rPr>
        <w:t>backup</w:t>
      </w:r>
      <w:proofErr w:type="gramEnd"/>
      <w:r w:rsidRPr="00E253C0">
        <w:rPr>
          <w:rFonts w:asciiTheme="majorBidi" w:hAnsiTheme="majorBidi" w:cstheme="majorBidi"/>
          <w:sz w:val="24"/>
          <w:szCs w:val="24"/>
        </w:rPr>
        <w:t xml:space="preserve"> we must have at least one full </w:t>
      </w:r>
      <w:proofErr w:type="spellStart"/>
      <w:r w:rsidRPr="00E253C0">
        <w:rPr>
          <w:rFonts w:asciiTheme="majorBidi" w:hAnsiTheme="majorBidi" w:cstheme="majorBidi"/>
          <w:sz w:val="24"/>
          <w:szCs w:val="24"/>
        </w:rPr>
        <w:t>backup</w:t>
      </w:r>
      <w:proofErr w:type="spellEnd"/>
      <w:r w:rsidRPr="00E253C0">
        <w:rPr>
          <w:rFonts w:asciiTheme="majorBidi" w:hAnsiTheme="majorBidi" w:cstheme="majorBidi"/>
          <w:sz w:val="24"/>
          <w:szCs w:val="24"/>
        </w:rPr>
        <w:t xml:space="preserve"> in the system; the differential backup will see all the changes since the last full backup</w:t>
      </w:r>
      <w:r w:rsidR="00E253C0">
        <w:rPr>
          <w:rFonts w:asciiTheme="majorBidi" w:hAnsiTheme="majorBidi" w:cstheme="majorBidi"/>
          <w:sz w:val="24"/>
          <w:szCs w:val="24"/>
        </w:rPr>
        <w:t xml:space="preserve">. </w:t>
      </w:r>
    </w:p>
    <w:p w14:paraId="2B28156B" w14:textId="26573125" w:rsidR="00D30732" w:rsidRDefault="00746D61" w:rsidP="00F22DA8">
      <w:pPr>
        <w:rPr>
          <w:rFonts w:asciiTheme="majorBidi" w:hAnsiTheme="majorBidi" w:cstheme="majorBidi"/>
          <w:sz w:val="24"/>
          <w:szCs w:val="24"/>
        </w:rPr>
      </w:pPr>
      <w:r w:rsidRPr="00A944B9">
        <w:rPr>
          <w:rFonts w:asciiTheme="majorBidi" w:hAnsiTheme="majorBidi" w:cstheme="majorBidi"/>
          <w:sz w:val="24"/>
          <w:szCs w:val="24"/>
        </w:rPr>
        <w:t>In comparison with the full backup, the different</w:t>
      </w:r>
      <w:r w:rsidR="00A944B9" w:rsidRPr="00A944B9">
        <w:rPr>
          <w:rFonts w:asciiTheme="majorBidi" w:hAnsiTheme="majorBidi" w:cstheme="majorBidi"/>
          <w:sz w:val="24"/>
          <w:szCs w:val="24"/>
        </w:rPr>
        <w:t>ial backup is very fast in comparison with the full backup since the differential backup captures only the data that has been altered after the last full backup.</w:t>
      </w:r>
      <w:r w:rsidR="00A944B9">
        <w:rPr>
          <w:rFonts w:asciiTheme="majorBidi" w:hAnsiTheme="majorBidi" w:cstheme="majorBidi"/>
          <w:sz w:val="24"/>
          <w:szCs w:val="24"/>
        </w:rPr>
        <w:t xml:space="preserve"> A differential backup requires less storage than </w:t>
      </w:r>
      <w:r w:rsidR="003F4E37">
        <w:rPr>
          <w:rFonts w:asciiTheme="majorBidi" w:hAnsiTheme="majorBidi" w:cstheme="majorBidi"/>
          <w:sz w:val="24"/>
          <w:szCs w:val="24"/>
        </w:rPr>
        <w:t>a</w:t>
      </w:r>
      <w:r w:rsidR="00A944B9">
        <w:rPr>
          <w:rFonts w:asciiTheme="majorBidi" w:hAnsiTheme="majorBidi" w:cstheme="majorBidi"/>
          <w:sz w:val="24"/>
          <w:szCs w:val="24"/>
        </w:rPr>
        <w:t xml:space="preserve"> full backup, and as a </w:t>
      </w:r>
      <w:r w:rsidR="003F4E37">
        <w:rPr>
          <w:rFonts w:asciiTheme="majorBidi" w:hAnsiTheme="majorBidi" w:cstheme="majorBidi"/>
          <w:sz w:val="24"/>
          <w:szCs w:val="24"/>
        </w:rPr>
        <w:t>result,</w:t>
      </w:r>
      <w:r w:rsidR="00A944B9">
        <w:rPr>
          <w:rFonts w:asciiTheme="majorBidi" w:hAnsiTheme="majorBidi" w:cstheme="majorBidi"/>
          <w:sz w:val="24"/>
          <w:szCs w:val="24"/>
        </w:rPr>
        <w:t xml:space="preserve"> </w:t>
      </w:r>
      <w:r w:rsidR="003F4E37">
        <w:rPr>
          <w:rFonts w:asciiTheme="majorBidi" w:hAnsiTheme="majorBidi" w:cstheme="majorBidi"/>
          <w:sz w:val="24"/>
          <w:szCs w:val="24"/>
        </w:rPr>
        <w:t xml:space="preserve">using differential backups will decrease the risk of losing data. </w:t>
      </w:r>
      <w:r w:rsidR="009A688D">
        <w:rPr>
          <w:rFonts w:asciiTheme="majorBidi" w:hAnsiTheme="majorBidi" w:cstheme="majorBidi"/>
          <w:sz w:val="24"/>
          <w:szCs w:val="24"/>
        </w:rPr>
        <w:t xml:space="preserve">Ergo, the differential backup is faster and takes up less space than the full </w:t>
      </w:r>
      <w:proofErr w:type="gramStart"/>
      <w:r w:rsidR="009A688D">
        <w:rPr>
          <w:rFonts w:asciiTheme="majorBidi" w:hAnsiTheme="majorBidi" w:cstheme="majorBidi"/>
          <w:sz w:val="24"/>
          <w:szCs w:val="24"/>
        </w:rPr>
        <w:t>backup, but</w:t>
      </w:r>
      <w:proofErr w:type="gramEnd"/>
      <w:r w:rsidR="009A688D">
        <w:rPr>
          <w:rFonts w:asciiTheme="majorBidi" w:hAnsiTheme="majorBidi" w:cstheme="majorBidi"/>
          <w:sz w:val="24"/>
          <w:szCs w:val="24"/>
        </w:rPr>
        <w:t xml:space="preserve"> </w:t>
      </w:r>
      <w:r w:rsidR="00955AD6">
        <w:rPr>
          <w:rFonts w:asciiTheme="majorBidi" w:hAnsiTheme="majorBidi" w:cstheme="majorBidi"/>
          <w:sz w:val="24"/>
          <w:szCs w:val="24"/>
        </w:rPr>
        <w:t xml:space="preserve">restoring a differential backup will take more time than the full backup since you are resorting to the recent full backup and the differential backup while in the full backup, you will be restoring only the full backup which will take less time. </w:t>
      </w:r>
      <w:r w:rsidR="00702689" w:rsidRPr="00702689">
        <w:rPr>
          <w:rFonts w:asciiTheme="majorBidi" w:hAnsiTheme="majorBidi" w:cstheme="majorBidi"/>
          <w:sz w:val="24"/>
          <w:szCs w:val="24"/>
        </w:rPr>
        <w:drawing>
          <wp:inline distT="0" distB="0" distL="0" distR="0" wp14:anchorId="7A0511E8" wp14:editId="221CEDA5">
            <wp:extent cx="4082925" cy="1890830"/>
            <wp:effectExtent l="0" t="0" r="0" b="0"/>
            <wp:docPr id="169213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32848" name=""/>
                    <pic:cNvPicPr/>
                  </pic:nvPicPr>
                  <pic:blipFill>
                    <a:blip r:embed="rId28"/>
                    <a:stretch>
                      <a:fillRect/>
                    </a:stretch>
                  </pic:blipFill>
                  <pic:spPr>
                    <a:xfrm>
                      <a:off x="0" y="0"/>
                      <a:ext cx="4089340" cy="1893801"/>
                    </a:xfrm>
                    <a:prstGeom prst="rect">
                      <a:avLst/>
                    </a:prstGeom>
                  </pic:spPr>
                </pic:pic>
              </a:graphicData>
            </a:graphic>
          </wp:inline>
        </w:drawing>
      </w:r>
    </w:p>
    <w:p w14:paraId="37908EF9" w14:textId="57D70096" w:rsidR="00702689" w:rsidRDefault="00702689" w:rsidP="00F22DA8">
      <w:pPr>
        <w:rPr>
          <w:rFonts w:asciiTheme="majorBidi" w:hAnsiTheme="majorBidi" w:cstheme="majorBidi"/>
          <w:sz w:val="24"/>
          <w:szCs w:val="24"/>
        </w:rPr>
      </w:pPr>
      <w:r>
        <w:rPr>
          <w:rFonts w:asciiTheme="majorBidi" w:hAnsiTheme="majorBidi" w:cstheme="majorBidi"/>
          <w:sz w:val="24"/>
          <w:szCs w:val="24"/>
        </w:rPr>
        <w:t xml:space="preserve">Now after the first full backup, a new voter was inserted </w:t>
      </w:r>
      <w:r w:rsidR="003256F4">
        <w:rPr>
          <w:rFonts w:asciiTheme="majorBidi" w:hAnsiTheme="majorBidi" w:cstheme="majorBidi"/>
          <w:sz w:val="24"/>
          <w:szCs w:val="24"/>
        </w:rPr>
        <w:t>into</w:t>
      </w:r>
      <w:r>
        <w:rPr>
          <w:rFonts w:asciiTheme="majorBidi" w:hAnsiTheme="majorBidi" w:cstheme="majorBidi"/>
          <w:sz w:val="24"/>
          <w:szCs w:val="24"/>
        </w:rPr>
        <w:t xml:space="preserve"> the </w:t>
      </w:r>
      <w:r w:rsidR="003256F4">
        <w:rPr>
          <w:rFonts w:asciiTheme="majorBidi" w:hAnsiTheme="majorBidi" w:cstheme="majorBidi"/>
          <w:sz w:val="24"/>
          <w:szCs w:val="24"/>
        </w:rPr>
        <w:t>voter's</w:t>
      </w:r>
      <w:r>
        <w:rPr>
          <w:rFonts w:asciiTheme="majorBidi" w:hAnsiTheme="majorBidi" w:cstheme="majorBidi"/>
          <w:sz w:val="24"/>
          <w:szCs w:val="24"/>
        </w:rPr>
        <w:t xml:space="preserve"> table and a differential backup was executed after it. </w:t>
      </w:r>
    </w:p>
    <w:p w14:paraId="5601FE3D" w14:textId="2BA3FC80" w:rsidR="00447751" w:rsidRDefault="00447751" w:rsidP="00F22DA8">
      <w:pPr>
        <w:rPr>
          <w:rFonts w:asciiTheme="majorBidi" w:hAnsiTheme="majorBidi" w:cstheme="majorBidi"/>
          <w:sz w:val="24"/>
          <w:szCs w:val="24"/>
        </w:rPr>
      </w:pPr>
      <w:r>
        <w:rPr>
          <w:rFonts w:asciiTheme="majorBidi" w:hAnsiTheme="majorBidi" w:cstheme="majorBidi"/>
          <w:sz w:val="24"/>
          <w:szCs w:val="24"/>
        </w:rPr>
        <w:t>The last backup is the transaction log backup; before a transaction log backup</w:t>
      </w:r>
      <w:r w:rsidR="003256F4">
        <w:rPr>
          <w:rFonts w:asciiTheme="majorBidi" w:hAnsiTheme="majorBidi" w:cstheme="majorBidi"/>
          <w:sz w:val="24"/>
          <w:szCs w:val="24"/>
        </w:rPr>
        <w:t>,</w:t>
      </w:r>
      <w:r>
        <w:rPr>
          <w:rFonts w:asciiTheme="majorBidi" w:hAnsiTheme="majorBidi" w:cstheme="majorBidi"/>
          <w:sz w:val="24"/>
          <w:szCs w:val="24"/>
        </w:rPr>
        <w:t xml:space="preserve"> we </w:t>
      </w:r>
      <w:proofErr w:type="gramStart"/>
      <w:r>
        <w:rPr>
          <w:rFonts w:asciiTheme="majorBidi" w:hAnsiTheme="majorBidi" w:cstheme="majorBidi"/>
          <w:sz w:val="24"/>
          <w:szCs w:val="24"/>
        </w:rPr>
        <w:t>have to</w:t>
      </w:r>
      <w:proofErr w:type="gramEnd"/>
      <w:r>
        <w:rPr>
          <w:rFonts w:asciiTheme="majorBidi" w:hAnsiTheme="majorBidi" w:cstheme="majorBidi"/>
          <w:sz w:val="24"/>
          <w:szCs w:val="24"/>
        </w:rPr>
        <w:t xml:space="preserve"> have at least one full backup. </w:t>
      </w:r>
      <w:r w:rsidR="00E6711C">
        <w:rPr>
          <w:rFonts w:asciiTheme="majorBidi" w:hAnsiTheme="majorBidi" w:cstheme="majorBidi"/>
          <w:sz w:val="24"/>
          <w:szCs w:val="24"/>
        </w:rPr>
        <w:t xml:space="preserve">I didn’t perform a transaction log backup since I don’t want the system to capture every transaction that occurs in the database. </w:t>
      </w:r>
    </w:p>
    <w:p w14:paraId="43B92200" w14:textId="5999B446" w:rsidR="00FF2FCD" w:rsidRPr="00A944B9" w:rsidRDefault="00796430" w:rsidP="00F22DA8">
      <w:pPr>
        <w:rPr>
          <w:rFonts w:asciiTheme="majorBidi" w:hAnsiTheme="majorBidi" w:cstheme="majorBidi"/>
          <w:sz w:val="24"/>
          <w:szCs w:val="24"/>
        </w:rPr>
      </w:pPr>
      <w:r>
        <w:rPr>
          <w:rFonts w:asciiTheme="majorBidi" w:hAnsiTheme="majorBidi" w:cstheme="majorBidi"/>
          <w:sz w:val="24"/>
          <w:szCs w:val="24"/>
        </w:rPr>
        <w:t xml:space="preserve">I performed one full backup to capture the entire database </w:t>
      </w:r>
      <w:r w:rsidR="00455F57">
        <w:rPr>
          <w:rFonts w:asciiTheme="majorBidi" w:hAnsiTheme="majorBidi" w:cstheme="majorBidi"/>
          <w:sz w:val="24"/>
          <w:szCs w:val="24"/>
        </w:rPr>
        <w:t xml:space="preserve">providing a clear and complete snapshot of the system at specific points. I used the full backup with the option ‘with </w:t>
      </w:r>
      <w:proofErr w:type="spellStart"/>
      <w:r w:rsidR="00455F57">
        <w:rPr>
          <w:rFonts w:asciiTheme="majorBidi" w:hAnsiTheme="majorBidi" w:cstheme="majorBidi"/>
          <w:sz w:val="24"/>
          <w:szCs w:val="24"/>
        </w:rPr>
        <w:t>init</w:t>
      </w:r>
      <w:proofErr w:type="spellEnd"/>
      <w:r w:rsidR="00455F57">
        <w:rPr>
          <w:rFonts w:asciiTheme="majorBidi" w:hAnsiTheme="majorBidi" w:cstheme="majorBidi"/>
          <w:sz w:val="24"/>
          <w:szCs w:val="24"/>
        </w:rPr>
        <w:t>’ to overwrite any previ</w:t>
      </w:r>
      <w:r w:rsidR="00DF712C">
        <w:rPr>
          <w:rFonts w:asciiTheme="majorBidi" w:hAnsiTheme="majorBidi" w:cstheme="majorBidi"/>
          <w:sz w:val="24"/>
          <w:szCs w:val="24"/>
        </w:rPr>
        <w:t xml:space="preserve">ously existing backup files to make sure that the backup will contain the most recent copy of the database. Then I performed a differential backup after </w:t>
      </w:r>
      <w:r w:rsidR="00B8647E">
        <w:rPr>
          <w:rFonts w:asciiTheme="majorBidi" w:hAnsiTheme="majorBidi" w:cstheme="majorBidi"/>
          <w:sz w:val="24"/>
          <w:szCs w:val="24"/>
        </w:rPr>
        <w:t xml:space="preserve">inserting a voter into the voter table to make sure that the voter’s information was saved and backed up. </w:t>
      </w:r>
      <w:r w:rsidR="00222A34">
        <w:rPr>
          <w:rFonts w:asciiTheme="majorBidi" w:hAnsiTheme="majorBidi" w:cstheme="majorBidi"/>
          <w:sz w:val="24"/>
          <w:szCs w:val="24"/>
        </w:rPr>
        <w:t xml:space="preserve">This differential backup will contain all the changes that took place since the recent full </w:t>
      </w:r>
      <w:r w:rsidR="003256F4">
        <w:rPr>
          <w:rFonts w:asciiTheme="majorBidi" w:hAnsiTheme="majorBidi" w:cstheme="majorBidi"/>
          <w:sz w:val="24"/>
          <w:szCs w:val="24"/>
        </w:rPr>
        <w:t>backup</w:t>
      </w:r>
      <w:r w:rsidR="00222A34">
        <w:rPr>
          <w:rFonts w:asciiTheme="majorBidi" w:hAnsiTheme="majorBidi" w:cstheme="majorBidi"/>
          <w:sz w:val="24"/>
          <w:szCs w:val="24"/>
        </w:rPr>
        <w:t xml:space="preserve">. Then I inserted a vote into the votes table and performed a differential backup </w:t>
      </w:r>
      <w:r w:rsidR="003256F4">
        <w:rPr>
          <w:rFonts w:asciiTheme="majorBidi" w:hAnsiTheme="majorBidi" w:cstheme="majorBidi"/>
          <w:sz w:val="24"/>
          <w:szCs w:val="24"/>
        </w:rPr>
        <w:t>afterward</w:t>
      </w:r>
      <w:r w:rsidR="00222A34">
        <w:rPr>
          <w:rFonts w:asciiTheme="majorBidi" w:hAnsiTheme="majorBidi" w:cstheme="majorBidi"/>
          <w:sz w:val="24"/>
          <w:szCs w:val="24"/>
        </w:rPr>
        <w:t xml:space="preserve"> to make sure that the vote was stored, and finally performed a last full </w:t>
      </w:r>
      <w:r w:rsidR="003256F4">
        <w:rPr>
          <w:rFonts w:asciiTheme="majorBidi" w:hAnsiTheme="majorBidi" w:cstheme="majorBidi"/>
          <w:sz w:val="24"/>
          <w:szCs w:val="24"/>
        </w:rPr>
        <w:t>back up</w:t>
      </w:r>
      <w:r w:rsidR="00222A34">
        <w:rPr>
          <w:rFonts w:asciiTheme="majorBidi" w:hAnsiTheme="majorBidi" w:cstheme="majorBidi"/>
          <w:sz w:val="24"/>
          <w:szCs w:val="24"/>
        </w:rPr>
        <w:t xml:space="preserve"> </w:t>
      </w:r>
      <w:r w:rsidR="003256F4">
        <w:rPr>
          <w:rFonts w:asciiTheme="majorBidi" w:hAnsiTheme="majorBidi" w:cstheme="majorBidi"/>
          <w:sz w:val="24"/>
          <w:szCs w:val="24"/>
        </w:rPr>
        <w:t xml:space="preserve">with the option ‘with </w:t>
      </w:r>
      <w:proofErr w:type="spellStart"/>
      <w:r w:rsidR="003256F4">
        <w:rPr>
          <w:rFonts w:asciiTheme="majorBidi" w:hAnsiTheme="majorBidi" w:cstheme="majorBidi"/>
          <w:sz w:val="24"/>
          <w:szCs w:val="24"/>
        </w:rPr>
        <w:t>noinit</w:t>
      </w:r>
      <w:proofErr w:type="spellEnd"/>
      <w:r w:rsidR="003256F4">
        <w:rPr>
          <w:rFonts w:asciiTheme="majorBidi" w:hAnsiTheme="majorBidi" w:cstheme="majorBidi"/>
          <w:sz w:val="24"/>
          <w:szCs w:val="24"/>
        </w:rPr>
        <w:t xml:space="preserve">’ to make sure that the data would not be overwritten and that it will only be extended within the same file </w:t>
      </w:r>
      <w:r w:rsidR="00222A34">
        <w:rPr>
          <w:rFonts w:asciiTheme="majorBidi" w:hAnsiTheme="majorBidi" w:cstheme="majorBidi"/>
          <w:sz w:val="24"/>
          <w:szCs w:val="24"/>
        </w:rPr>
        <w:t xml:space="preserve">to make sure that everything was stored and backed up in the system to ensure data integrity and to prevent anything for getting lost. </w:t>
      </w:r>
    </w:p>
    <w:p w14:paraId="6B9AAA55" w14:textId="77777777" w:rsidR="00D30732" w:rsidRPr="006906D6" w:rsidRDefault="00D30732" w:rsidP="00F22DA8">
      <w:pPr>
        <w:rPr>
          <w:rFonts w:asciiTheme="majorBidi" w:hAnsiTheme="majorBidi" w:cstheme="majorBidi"/>
          <w:sz w:val="24"/>
          <w:szCs w:val="24"/>
          <w:highlight w:val="yellow"/>
        </w:rPr>
      </w:pPr>
    </w:p>
    <w:p w14:paraId="09B6A398" w14:textId="661CAB59" w:rsidR="00D30732" w:rsidRPr="006906D6" w:rsidRDefault="00376766" w:rsidP="00376766">
      <w:pPr>
        <w:rPr>
          <w:rFonts w:asciiTheme="majorBidi" w:hAnsiTheme="majorBidi" w:cstheme="majorBidi"/>
          <w:sz w:val="24"/>
          <w:szCs w:val="24"/>
          <w:highlight w:val="yellow"/>
        </w:rPr>
      </w:pPr>
      <w:r w:rsidRPr="00376766">
        <w:rPr>
          <w:rFonts w:asciiTheme="majorBidi" w:hAnsiTheme="majorBidi" w:cstheme="majorBidi"/>
          <w:sz w:val="24"/>
          <w:szCs w:val="24"/>
        </w:rPr>
        <w:drawing>
          <wp:inline distT="0" distB="0" distL="0" distR="0" wp14:anchorId="20F3AD11" wp14:editId="065594F3">
            <wp:extent cx="5731510" cy="826770"/>
            <wp:effectExtent l="0" t="0" r="2540" b="0"/>
            <wp:docPr id="56111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14463" name=""/>
                    <pic:cNvPicPr/>
                  </pic:nvPicPr>
                  <pic:blipFill>
                    <a:blip r:embed="rId29"/>
                    <a:stretch>
                      <a:fillRect/>
                    </a:stretch>
                  </pic:blipFill>
                  <pic:spPr>
                    <a:xfrm>
                      <a:off x="0" y="0"/>
                      <a:ext cx="5731510" cy="826770"/>
                    </a:xfrm>
                    <a:prstGeom prst="rect">
                      <a:avLst/>
                    </a:prstGeom>
                  </pic:spPr>
                </pic:pic>
              </a:graphicData>
            </a:graphic>
          </wp:inline>
        </w:drawing>
      </w:r>
    </w:p>
    <w:p w14:paraId="466A528E" w14:textId="77777777" w:rsidR="00D30732" w:rsidRPr="006906D6" w:rsidRDefault="002E036B" w:rsidP="00626735">
      <w:pPr>
        <w:pStyle w:val="Heading2"/>
        <w:rPr>
          <w:rFonts w:asciiTheme="majorBidi" w:hAnsiTheme="majorBidi"/>
          <w:sz w:val="24"/>
          <w:szCs w:val="24"/>
        </w:rPr>
      </w:pPr>
      <w:bookmarkStart w:id="12" w:name="_Toc176174698"/>
      <w:r w:rsidRPr="006906D6">
        <w:rPr>
          <w:rFonts w:asciiTheme="majorBidi" w:hAnsiTheme="majorBidi"/>
          <w:sz w:val="24"/>
          <w:szCs w:val="24"/>
        </w:rPr>
        <w:lastRenderedPageBreak/>
        <w:t>Database maintenance in general</w:t>
      </w:r>
      <w:bookmarkEnd w:id="12"/>
      <w:r w:rsidR="00D82350" w:rsidRPr="006906D6">
        <w:rPr>
          <w:rFonts w:asciiTheme="majorBidi" w:hAnsiTheme="majorBidi"/>
          <w:sz w:val="24"/>
          <w:szCs w:val="24"/>
        </w:rPr>
        <w:t xml:space="preserve"> </w:t>
      </w:r>
    </w:p>
    <w:p w14:paraId="23CDB89A" w14:textId="77777777" w:rsidR="008F5B99" w:rsidRPr="006906D6" w:rsidRDefault="008F5B99" w:rsidP="008F5B99">
      <w:pPr>
        <w:rPr>
          <w:rFonts w:asciiTheme="majorBidi" w:hAnsiTheme="majorBidi" w:cstheme="majorBidi"/>
          <w:sz w:val="24"/>
          <w:szCs w:val="24"/>
        </w:rPr>
      </w:pPr>
    </w:p>
    <w:p w14:paraId="2643A26C" w14:textId="0B0D0376" w:rsidR="00171A3C" w:rsidRPr="006906D6" w:rsidRDefault="00171A3C" w:rsidP="00171A3C">
      <w:pPr>
        <w:rPr>
          <w:rFonts w:asciiTheme="majorBidi" w:hAnsiTheme="majorBidi" w:cstheme="majorBidi"/>
          <w:sz w:val="24"/>
          <w:szCs w:val="24"/>
        </w:rPr>
      </w:pPr>
      <w:r w:rsidRPr="006906D6">
        <w:rPr>
          <w:rFonts w:asciiTheme="majorBidi" w:hAnsiTheme="majorBidi" w:cstheme="majorBidi"/>
          <w:sz w:val="24"/>
          <w:szCs w:val="24"/>
        </w:rPr>
        <w:t xml:space="preserve">Database maintenance </w:t>
      </w:r>
      <w:r w:rsidR="00F35282" w:rsidRPr="006906D6">
        <w:rPr>
          <w:rFonts w:asciiTheme="majorBidi" w:hAnsiTheme="majorBidi" w:cstheme="majorBidi"/>
          <w:sz w:val="24"/>
          <w:szCs w:val="24"/>
        </w:rPr>
        <w:t xml:space="preserve">refers to </w:t>
      </w:r>
      <w:r w:rsidR="00164EE2" w:rsidRPr="006906D6">
        <w:rPr>
          <w:rFonts w:asciiTheme="majorBidi" w:hAnsiTheme="majorBidi" w:cstheme="majorBidi"/>
          <w:sz w:val="24"/>
          <w:szCs w:val="24"/>
        </w:rPr>
        <w:t xml:space="preserve">procedures followed </w:t>
      </w:r>
      <w:r w:rsidR="005A60A8" w:rsidRPr="006906D6">
        <w:rPr>
          <w:rFonts w:asciiTheme="majorBidi" w:hAnsiTheme="majorBidi" w:cstheme="majorBidi"/>
          <w:sz w:val="24"/>
          <w:szCs w:val="24"/>
        </w:rPr>
        <w:t>to improve the database</w:t>
      </w:r>
      <w:r w:rsidR="00164EE2" w:rsidRPr="006906D6">
        <w:rPr>
          <w:rFonts w:asciiTheme="majorBidi" w:hAnsiTheme="majorBidi" w:cstheme="majorBidi"/>
          <w:sz w:val="24"/>
          <w:szCs w:val="24"/>
        </w:rPr>
        <w:t xml:space="preserve"> and ensure that it operates properly</w:t>
      </w:r>
      <w:r w:rsidR="005A60A8" w:rsidRPr="006906D6">
        <w:rPr>
          <w:rFonts w:asciiTheme="majorBidi" w:hAnsiTheme="majorBidi" w:cstheme="majorBidi"/>
          <w:sz w:val="24"/>
          <w:szCs w:val="24"/>
        </w:rPr>
        <w:t xml:space="preserve">. </w:t>
      </w:r>
      <w:r w:rsidR="00F35282" w:rsidRPr="006906D6">
        <w:rPr>
          <w:rFonts w:asciiTheme="majorBidi" w:hAnsiTheme="majorBidi" w:cstheme="majorBidi"/>
          <w:sz w:val="24"/>
          <w:szCs w:val="24"/>
        </w:rPr>
        <w:t>G</w:t>
      </w:r>
      <w:r w:rsidR="005A60A8" w:rsidRPr="006906D6">
        <w:rPr>
          <w:rFonts w:asciiTheme="majorBidi" w:hAnsiTheme="majorBidi" w:cstheme="majorBidi"/>
          <w:sz w:val="24"/>
          <w:szCs w:val="24"/>
        </w:rPr>
        <w:t>enerally</w:t>
      </w:r>
      <w:r w:rsidR="00F35282" w:rsidRPr="006906D6">
        <w:rPr>
          <w:rFonts w:asciiTheme="majorBidi" w:hAnsiTheme="majorBidi" w:cstheme="majorBidi"/>
          <w:sz w:val="24"/>
          <w:szCs w:val="24"/>
        </w:rPr>
        <w:t>, it</w:t>
      </w:r>
      <w:r w:rsidR="005A60A8" w:rsidRPr="006906D6">
        <w:rPr>
          <w:rFonts w:asciiTheme="majorBidi" w:hAnsiTheme="majorBidi" w:cstheme="majorBidi"/>
          <w:sz w:val="24"/>
          <w:szCs w:val="24"/>
        </w:rPr>
        <w:t xml:space="preserve"> </w:t>
      </w:r>
      <w:r w:rsidR="00AA65F4" w:rsidRPr="006906D6">
        <w:rPr>
          <w:rFonts w:asciiTheme="majorBidi" w:hAnsiTheme="majorBidi" w:cstheme="majorBidi"/>
          <w:sz w:val="24"/>
          <w:szCs w:val="24"/>
        </w:rPr>
        <w:t>is used to organize and maintain the data created</w:t>
      </w:r>
      <w:r w:rsidR="00DA7EB2" w:rsidRPr="006906D6">
        <w:rPr>
          <w:rFonts w:asciiTheme="majorBidi" w:hAnsiTheme="majorBidi" w:cstheme="majorBidi"/>
          <w:sz w:val="24"/>
          <w:szCs w:val="24"/>
        </w:rPr>
        <w:t xml:space="preserve">; it </w:t>
      </w:r>
      <w:r w:rsidR="00F35282" w:rsidRPr="006906D6">
        <w:rPr>
          <w:rFonts w:asciiTheme="majorBidi" w:hAnsiTheme="majorBidi" w:cstheme="majorBidi"/>
          <w:sz w:val="24"/>
          <w:szCs w:val="24"/>
        </w:rPr>
        <w:t>gua</w:t>
      </w:r>
      <w:r w:rsidR="00FA69AF" w:rsidRPr="006906D6">
        <w:rPr>
          <w:rFonts w:asciiTheme="majorBidi" w:hAnsiTheme="majorBidi" w:cstheme="majorBidi"/>
          <w:sz w:val="24"/>
          <w:szCs w:val="24"/>
        </w:rPr>
        <w:t>rantee</w:t>
      </w:r>
      <w:r w:rsidR="00AA65F4" w:rsidRPr="006906D6">
        <w:rPr>
          <w:rFonts w:asciiTheme="majorBidi" w:hAnsiTheme="majorBidi" w:cstheme="majorBidi"/>
          <w:sz w:val="24"/>
          <w:szCs w:val="24"/>
        </w:rPr>
        <w:t>s</w:t>
      </w:r>
      <w:r w:rsidR="001C1FA9" w:rsidRPr="006906D6">
        <w:rPr>
          <w:rFonts w:asciiTheme="majorBidi" w:hAnsiTheme="majorBidi" w:cstheme="majorBidi"/>
          <w:sz w:val="24"/>
          <w:szCs w:val="24"/>
        </w:rPr>
        <w:t xml:space="preserve"> that the database is functioning, efficient, and secured</w:t>
      </w:r>
      <w:r w:rsidR="00D65C9F" w:rsidRPr="006906D6">
        <w:rPr>
          <w:rFonts w:asciiTheme="majorBidi" w:hAnsiTheme="majorBidi" w:cstheme="majorBidi"/>
          <w:sz w:val="24"/>
          <w:szCs w:val="24"/>
        </w:rPr>
        <w:t>.</w:t>
      </w:r>
      <w:r w:rsidR="00F976AC" w:rsidRPr="006906D6">
        <w:rPr>
          <w:rFonts w:asciiTheme="majorBidi" w:hAnsiTheme="majorBidi" w:cstheme="majorBidi"/>
          <w:sz w:val="24"/>
          <w:szCs w:val="24"/>
        </w:rPr>
        <w:t xml:space="preserve"> </w:t>
      </w:r>
      <w:r w:rsidR="00DA7EB2" w:rsidRPr="006906D6">
        <w:rPr>
          <w:rFonts w:asciiTheme="majorBidi" w:hAnsiTheme="majorBidi" w:cstheme="majorBidi"/>
          <w:sz w:val="24"/>
          <w:szCs w:val="24"/>
        </w:rPr>
        <w:t xml:space="preserve">These </w:t>
      </w:r>
      <w:r w:rsidR="00FA69AF" w:rsidRPr="006906D6">
        <w:rPr>
          <w:rFonts w:asciiTheme="majorBidi" w:hAnsiTheme="majorBidi" w:cstheme="majorBidi"/>
          <w:sz w:val="24"/>
          <w:szCs w:val="24"/>
        </w:rPr>
        <w:t>checks</w:t>
      </w:r>
      <w:r w:rsidR="00DA7EB2" w:rsidRPr="006906D6">
        <w:rPr>
          <w:rFonts w:asciiTheme="majorBidi" w:hAnsiTheme="majorBidi" w:cstheme="majorBidi"/>
          <w:sz w:val="24"/>
          <w:szCs w:val="24"/>
        </w:rPr>
        <w:t xml:space="preserve"> </w:t>
      </w:r>
      <w:r w:rsidR="00FA69AF" w:rsidRPr="006906D6">
        <w:rPr>
          <w:rFonts w:asciiTheme="majorBidi" w:hAnsiTheme="majorBidi" w:cstheme="majorBidi"/>
          <w:sz w:val="24"/>
          <w:szCs w:val="24"/>
        </w:rPr>
        <w:t>aim</w:t>
      </w:r>
      <w:r w:rsidR="00DA7EB2" w:rsidRPr="006906D6">
        <w:rPr>
          <w:rFonts w:asciiTheme="majorBidi" w:hAnsiTheme="majorBidi" w:cstheme="majorBidi"/>
          <w:sz w:val="24"/>
          <w:szCs w:val="24"/>
        </w:rPr>
        <w:t xml:space="preserve"> to </w:t>
      </w:r>
      <w:r w:rsidR="00FA69AF" w:rsidRPr="006906D6">
        <w:rPr>
          <w:rFonts w:asciiTheme="majorBidi" w:hAnsiTheme="majorBidi" w:cstheme="majorBidi"/>
          <w:sz w:val="24"/>
          <w:szCs w:val="24"/>
        </w:rPr>
        <w:t>enhance</w:t>
      </w:r>
      <w:r w:rsidR="00DA7EB2" w:rsidRPr="006906D6">
        <w:rPr>
          <w:rFonts w:asciiTheme="majorBidi" w:hAnsiTheme="majorBidi" w:cstheme="majorBidi"/>
          <w:sz w:val="24"/>
          <w:szCs w:val="24"/>
        </w:rPr>
        <w:t xml:space="preserve"> performance</w:t>
      </w:r>
      <w:r w:rsidR="008F5B99" w:rsidRPr="006906D6">
        <w:rPr>
          <w:rFonts w:asciiTheme="majorBidi" w:hAnsiTheme="majorBidi" w:cstheme="majorBidi"/>
          <w:sz w:val="24"/>
          <w:szCs w:val="24"/>
        </w:rPr>
        <w:t xml:space="preserve">, </w:t>
      </w:r>
      <w:r w:rsidR="00B97AFC" w:rsidRPr="006906D6">
        <w:rPr>
          <w:rFonts w:asciiTheme="majorBidi" w:hAnsiTheme="majorBidi" w:cstheme="majorBidi"/>
          <w:sz w:val="24"/>
          <w:szCs w:val="24"/>
        </w:rPr>
        <w:t>ensure data</w:t>
      </w:r>
      <w:r w:rsidR="00AD5507" w:rsidRPr="006906D6">
        <w:rPr>
          <w:rFonts w:asciiTheme="majorBidi" w:hAnsiTheme="majorBidi" w:cstheme="majorBidi"/>
          <w:sz w:val="24"/>
          <w:szCs w:val="24"/>
        </w:rPr>
        <w:t xml:space="preserve"> integrity,</w:t>
      </w:r>
      <w:r w:rsidR="00B97AFC" w:rsidRPr="006906D6">
        <w:rPr>
          <w:rFonts w:asciiTheme="majorBidi" w:hAnsiTheme="majorBidi" w:cstheme="majorBidi"/>
          <w:sz w:val="24"/>
          <w:szCs w:val="24"/>
        </w:rPr>
        <w:t xml:space="preserve"> availability, and </w:t>
      </w:r>
      <w:r w:rsidR="00AD5507" w:rsidRPr="006906D6">
        <w:rPr>
          <w:rFonts w:asciiTheme="majorBidi" w:hAnsiTheme="majorBidi" w:cstheme="majorBidi"/>
          <w:sz w:val="24"/>
          <w:szCs w:val="24"/>
        </w:rPr>
        <w:t xml:space="preserve">confidentiality, </w:t>
      </w:r>
      <w:r w:rsidR="00B97AFC" w:rsidRPr="006906D6">
        <w:rPr>
          <w:rFonts w:asciiTheme="majorBidi" w:hAnsiTheme="majorBidi" w:cstheme="majorBidi"/>
          <w:sz w:val="24"/>
          <w:szCs w:val="24"/>
        </w:rPr>
        <w:t>and they also</w:t>
      </w:r>
      <w:r w:rsidR="00AD5507" w:rsidRPr="006906D6">
        <w:rPr>
          <w:rFonts w:asciiTheme="majorBidi" w:hAnsiTheme="majorBidi" w:cstheme="majorBidi"/>
          <w:sz w:val="24"/>
          <w:szCs w:val="24"/>
        </w:rPr>
        <w:t xml:space="preserve"> check for</w:t>
      </w:r>
      <w:r w:rsidR="00DA7EB2" w:rsidRPr="006906D6">
        <w:rPr>
          <w:rFonts w:asciiTheme="majorBidi" w:hAnsiTheme="majorBidi" w:cstheme="majorBidi"/>
          <w:sz w:val="24"/>
          <w:szCs w:val="24"/>
        </w:rPr>
        <w:t xml:space="preserve"> hardware faults.</w:t>
      </w:r>
      <w:r w:rsidR="001C1FA9" w:rsidRPr="006906D6">
        <w:rPr>
          <w:rFonts w:asciiTheme="majorBidi" w:hAnsiTheme="majorBidi" w:cstheme="majorBidi"/>
          <w:sz w:val="24"/>
          <w:szCs w:val="24"/>
        </w:rPr>
        <w:t xml:space="preserve"> </w:t>
      </w:r>
      <w:r w:rsidR="00B97AFC" w:rsidRPr="006906D6">
        <w:rPr>
          <w:rFonts w:asciiTheme="majorBidi" w:hAnsiTheme="majorBidi" w:cstheme="majorBidi"/>
          <w:sz w:val="24"/>
          <w:szCs w:val="24"/>
        </w:rPr>
        <w:t>Maintaining</w:t>
      </w:r>
      <w:r w:rsidR="00D54617" w:rsidRPr="006906D6">
        <w:rPr>
          <w:rFonts w:asciiTheme="majorBidi" w:hAnsiTheme="majorBidi" w:cstheme="majorBidi"/>
          <w:sz w:val="24"/>
          <w:szCs w:val="24"/>
        </w:rPr>
        <w:t xml:space="preserve"> the data </w:t>
      </w:r>
      <w:r w:rsidR="00B97AFC" w:rsidRPr="006906D6">
        <w:rPr>
          <w:rFonts w:asciiTheme="majorBidi" w:hAnsiTheme="majorBidi" w:cstheme="majorBidi"/>
          <w:sz w:val="24"/>
          <w:szCs w:val="24"/>
        </w:rPr>
        <w:t xml:space="preserve">is essential since it </w:t>
      </w:r>
      <w:r w:rsidR="00D54617" w:rsidRPr="006906D6">
        <w:rPr>
          <w:rFonts w:asciiTheme="majorBidi" w:hAnsiTheme="majorBidi" w:cstheme="majorBidi"/>
          <w:sz w:val="24"/>
          <w:szCs w:val="24"/>
        </w:rPr>
        <w:t xml:space="preserve">ensures </w:t>
      </w:r>
      <w:r w:rsidR="00AD5507" w:rsidRPr="006906D6">
        <w:rPr>
          <w:rFonts w:asciiTheme="majorBidi" w:hAnsiTheme="majorBidi" w:cstheme="majorBidi"/>
          <w:sz w:val="24"/>
          <w:szCs w:val="24"/>
        </w:rPr>
        <w:t xml:space="preserve">longevity, and </w:t>
      </w:r>
      <w:r w:rsidR="00D54617" w:rsidRPr="006906D6">
        <w:rPr>
          <w:rFonts w:asciiTheme="majorBidi" w:hAnsiTheme="majorBidi" w:cstheme="majorBidi"/>
          <w:sz w:val="24"/>
          <w:szCs w:val="24"/>
        </w:rPr>
        <w:t xml:space="preserve">the health of the database, </w:t>
      </w:r>
      <w:r w:rsidR="00CB26F7" w:rsidRPr="006906D6">
        <w:rPr>
          <w:rFonts w:asciiTheme="majorBidi" w:hAnsiTheme="majorBidi" w:cstheme="majorBidi"/>
          <w:sz w:val="24"/>
          <w:szCs w:val="24"/>
        </w:rPr>
        <w:t xml:space="preserve">as it prevents </w:t>
      </w:r>
      <w:r w:rsidR="00D54617" w:rsidRPr="006906D6">
        <w:rPr>
          <w:rFonts w:asciiTheme="majorBidi" w:hAnsiTheme="majorBidi" w:cstheme="majorBidi"/>
          <w:sz w:val="24"/>
          <w:szCs w:val="24"/>
        </w:rPr>
        <w:t>issues</w:t>
      </w:r>
      <w:r w:rsidR="00CB26F7" w:rsidRPr="006906D6">
        <w:rPr>
          <w:rFonts w:asciiTheme="majorBidi" w:hAnsiTheme="majorBidi" w:cstheme="majorBidi"/>
          <w:sz w:val="24"/>
          <w:szCs w:val="24"/>
        </w:rPr>
        <w:t xml:space="preserve"> such as data corruption from </w:t>
      </w:r>
      <w:r w:rsidR="00AA65F4" w:rsidRPr="006906D6">
        <w:rPr>
          <w:rFonts w:asciiTheme="majorBidi" w:hAnsiTheme="majorBidi" w:cstheme="majorBidi"/>
          <w:sz w:val="24"/>
          <w:szCs w:val="24"/>
        </w:rPr>
        <w:t>taking place</w:t>
      </w:r>
      <w:r w:rsidR="00512C24" w:rsidRPr="006906D6">
        <w:rPr>
          <w:rFonts w:asciiTheme="majorBidi" w:hAnsiTheme="majorBidi" w:cstheme="majorBidi"/>
          <w:sz w:val="24"/>
          <w:szCs w:val="24"/>
        </w:rPr>
        <w:t xml:space="preserve">. </w:t>
      </w:r>
    </w:p>
    <w:p w14:paraId="67DA544C" w14:textId="1D6225DE" w:rsidR="00A70EF3" w:rsidRPr="006906D6" w:rsidRDefault="00034DFC" w:rsidP="00422C68">
      <w:pPr>
        <w:rPr>
          <w:rFonts w:asciiTheme="majorBidi" w:hAnsiTheme="majorBidi" w:cstheme="majorBidi"/>
          <w:sz w:val="24"/>
          <w:szCs w:val="24"/>
          <w:lang w:val="en-US"/>
        </w:rPr>
      </w:pPr>
      <w:r w:rsidRPr="006906D6">
        <w:rPr>
          <w:rFonts w:asciiTheme="majorBidi" w:hAnsiTheme="majorBidi" w:cstheme="majorBidi"/>
          <w:sz w:val="24"/>
          <w:szCs w:val="24"/>
        </w:rPr>
        <w:t xml:space="preserve">Ongoing regular checkups for database maintenance have many benefits. Keeping database maintenance </w:t>
      </w:r>
      <w:r w:rsidR="00353B51" w:rsidRPr="006906D6">
        <w:rPr>
          <w:rFonts w:asciiTheme="majorBidi" w:hAnsiTheme="majorBidi" w:cstheme="majorBidi"/>
          <w:sz w:val="24"/>
          <w:szCs w:val="24"/>
        </w:rPr>
        <w:t>is essential for organizations to stay ahead since i</w:t>
      </w:r>
      <w:r w:rsidR="000250B7" w:rsidRPr="006906D6">
        <w:rPr>
          <w:rFonts w:asciiTheme="majorBidi" w:hAnsiTheme="majorBidi" w:cstheme="majorBidi"/>
          <w:sz w:val="24"/>
          <w:szCs w:val="24"/>
        </w:rPr>
        <w:t xml:space="preserve">nnovations and technologies are </w:t>
      </w:r>
      <w:r w:rsidR="00353B51" w:rsidRPr="006906D6">
        <w:rPr>
          <w:rFonts w:asciiTheme="majorBidi" w:hAnsiTheme="majorBidi" w:cstheme="majorBidi"/>
          <w:sz w:val="24"/>
          <w:szCs w:val="24"/>
        </w:rPr>
        <w:t xml:space="preserve">rapidly rising </w:t>
      </w:r>
      <w:r w:rsidR="000250B7" w:rsidRPr="006906D6">
        <w:rPr>
          <w:rFonts w:asciiTheme="majorBidi" w:hAnsiTheme="majorBidi" w:cstheme="majorBidi"/>
          <w:sz w:val="24"/>
          <w:szCs w:val="24"/>
        </w:rPr>
        <w:t xml:space="preserve">and </w:t>
      </w:r>
      <w:r w:rsidR="00353B51" w:rsidRPr="006906D6">
        <w:rPr>
          <w:rFonts w:asciiTheme="majorBidi" w:hAnsiTheme="majorBidi" w:cstheme="majorBidi"/>
          <w:sz w:val="24"/>
          <w:szCs w:val="24"/>
        </w:rPr>
        <w:t>progressing so</w:t>
      </w:r>
      <w:r w:rsidR="000250B7" w:rsidRPr="006906D6">
        <w:rPr>
          <w:rFonts w:asciiTheme="majorBidi" w:hAnsiTheme="majorBidi" w:cstheme="majorBidi"/>
          <w:sz w:val="24"/>
          <w:szCs w:val="24"/>
        </w:rPr>
        <w:t xml:space="preserve"> </w:t>
      </w:r>
      <w:r w:rsidR="00287538" w:rsidRPr="006906D6">
        <w:rPr>
          <w:rFonts w:asciiTheme="majorBidi" w:hAnsiTheme="majorBidi" w:cstheme="majorBidi"/>
          <w:sz w:val="24"/>
          <w:szCs w:val="24"/>
        </w:rPr>
        <w:t xml:space="preserve">fast. </w:t>
      </w:r>
      <w:r w:rsidR="006B71DB" w:rsidRPr="006906D6">
        <w:rPr>
          <w:rFonts w:asciiTheme="majorBidi" w:hAnsiTheme="majorBidi" w:cstheme="majorBidi"/>
          <w:sz w:val="24"/>
          <w:szCs w:val="24"/>
        </w:rPr>
        <w:t xml:space="preserve">Maintenance also </w:t>
      </w:r>
      <w:r w:rsidR="00DE5431" w:rsidRPr="006906D6">
        <w:rPr>
          <w:rFonts w:asciiTheme="majorBidi" w:hAnsiTheme="majorBidi" w:cstheme="majorBidi"/>
          <w:sz w:val="24"/>
          <w:szCs w:val="24"/>
        </w:rPr>
        <w:t>helps</w:t>
      </w:r>
      <w:r w:rsidR="006B71DB" w:rsidRPr="006906D6">
        <w:rPr>
          <w:rFonts w:asciiTheme="majorBidi" w:hAnsiTheme="majorBidi" w:cstheme="majorBidi"/>
          <w:sz w:val="24"/>
          <w:szCs w:val="24"/>
        </w:rPr>
        <w:t xml:space="preserve"> improve the database and </w:t>
      </w:r>
      <w:r w:rsidR="00DE5431" w:rsidRPr="006906D6">
        <w:rPr>
          <w:rFonts w:asciiTheme="majorBidi" w:hAnsiTheme="majorBidi" w:cstheme="majorBidi"/>
          <w:sz w:val="24"/>
          <w:szCs w:val="24"/>
        </w:rPr>
        <w:t>keep</w:t>
      </w:r>
      <w:r w:rsidR="006B71DB" w:rsidRPr="006906D6">
        <w:rPr>
          <w:rFonts w:asciiTheme="majorBidi" w:hAnsiTheme="majorBidi" w:cstheme="majorBidi"/>
          <w:sz w:val="24"/>
          <w:szCs w:val="24"/>
        </w:rPr>
        <w:t xml:space="preserve"> it efficient by deleting redundant and </w:t>
      </w:r>
      <w:r w:rsidR="00DE5431" w:rsidRPr="006906D6">
        <w:rPr>
          <w:rFonts w:asciiTheme="majorBidi" w:hAnsiTheme="majorBidi" w:cstheme="majorBidi"/>
          <w:sz w:val="24"/>
          <w:szCs w:val="24"/>
        </w:rPr>
        <w:t>useless</w:t>
      </w:r>
      <w:r w:rsidR="006B71DB" w:rsidRPr="006906D6">
        <w:rPr>
          <w:rFonts w:asciiTheme="majorBidi" w:hAnsiTheme="majorBidi" w:cstheme="majorBidi"/>
          <w:sz w:val="24"/>
          <w:szCs w:val="24"/>
        </w:rPr>
        <w:t xml:space="preserve"> data</w:t>
      </w:r>
      <w:r w:rsidR="0001409A" w:rsidRPr="006906D6">
        <w:rPr>
          <w:rFonts w:asciiTheme="majorBidi" w:hAnsiTheme="majorBidi" w:cstheme="majorBidi"/>
          <w:sz w:val="24"/>
          <w:szCs w:val="24"/>
        </w:rPr>
        <w:t xml:space="preserve">, and it might also </w:t>
      </w:r>
      <w:r w:rsidR="00B56FC2" w:rsidRPr="006906D6">
        <w:rPr>
          <w:rFonts w:asciiTheme="majorBidi" w:hAnsiTheme="majorBidi" w:cstheme="majorBidi"/>
          <w:sz w:val="24"/>
          <w:szCs w:val="24"/>
        </w:rPr>
        <w:t xml:space="preserve">help </w:t>
      </w:r>
      <w:r w:rsidR="00C46FAE" w:rsidRPr="006906D6">
        <w:rPr>
          <w:rFonts w:asciiTheme="majorBidi" w:hAnsiTheme="majorBidi" w:cstheme="majorBidi"/>
          <w:sz w:val="24"/>
          <w:szCs w:val="24"/>
        </w:rPr>
        <w:t>generate</w:t>
      </w:r>
      <w:r w:rsidR="009A7997" w:rsidRPr="006906D6">
        <w:rPr>
          <w:rFonts w:asciiTheme="majorBidi" w:hAnsiTheme="majorBidi" w:cstheme="majorBidi"/>
          <w:sz w:val="24"/>
          <w:szCs w:val="24"/>
        </w:rPr>
        <w:t xml:space="preserve"> </w:t>
      </w:r>
      <w:r w:rsidR="00D205AE" w:rsidRPr="006906D6">
        <w:rPr>
          <w:rFonts w:asciiTheme="majorBidi" w:hAnsiTheme="majorBidi" w:cstheme="majorBidi"/>
          <w:sz w:val="24"/>
          <w:szCs w:val="24"/>
        </w:rPr>
        <w:t xml:space="preserve">a copy </w:t>
      </w:r>
      <w:r w:rsidR="00B56FC2" w:rsidRPr="006906D6">
        <w:rPr>
          <w:rFonts w:asciiTheme="majorBidi" w:hAnsiTheme="majorBidi" w:cstheme="majorBidi"/>
          <w:sz w:val="24"/>
          <w:szCs w:val="24"/>
        </w:rPr>
        <w:t>of</w:t>
      </w:r>
      <w:r w:rsidR="00D205AE" w:rsidRPr="006906D6">
        <w:rPr>
          <w:rFonts w:asciiTheme="majorBidi" w:hAnsiTheme="majorBidi" w:cstheme="majorBidi"/>
          <w:sz w:val="24"/>
          <w:szCs w:val="24"/>
        </w:rPr>
        <w:t xml:space="preserve"> the data in case of </w:t>
      </w:r>
      <w:r w:rsidR="0001409A" w:rsidRPr="006906D6">
        <w:rPr>
          <w:rFonts w:asciiTheme="majorBidi" w:hAnsiTheme="majorBidi" w:cstheme="majorBidi"/>
          <w:sz w:val="24"/>
          <w:szCs w:val="24"/>
        </w:rPr>
        <w:t>damage</w:t>
      </w:r>
      <w:r w:rsidR="00D205AE" w:rsidRPr="006906D6">
        <w:rPr>
          <w:rFonts w:asciiTheme="majorBidi" w:hAnsiTheme="majorBidi" w:cstheme="majorBidi"/>
          <w:sz w:val="24"/>
          <w:szCs w:val="24"/>
        </w:rPr>
        <w:t xml:space="preserve"> to the system </w:t>
      </w:r>
      <w:r w:rsidR="00A70EF3" w:rsidRPr="006906D6">
        <w:rPr>
          <w:rFonts w:asciiTheme="majorBidi" w:hAnsiTheme="majorBidi" w:cstheme="majorBidi"/>
          <w:sz w:val="24"/>
          <w:szCs w:val="24"/>
        </w:rPr>
        <w:t xml:space="preserve">or issues that might take place. </w:t>
      </w:r>
      <w:r w:rsidR="005279C0" w:rsidRPr="006906D6">
        <w:rPr>
          <w:rFonts w:asciiTheme="majorBidi" w:hAnsiTheme="majorBidi" w:cstheme="majorBidi"/>
          <w:sz w:val="24"/>
          <w:szCs w:val="24"/>
          <w:lang w:val="en-US"/>
        </w:rPr>
        <w:t>Improper data management</w:t>
      </w:r>
      <w:r w:rsidR="00434847" w:rsidRPr="006906D6">
        <w:rPr>
          <w:rFonts w:asciiTheme="majorBidi" w:hAnsiTheme="majorBidi" w:cstheme="majorBidi"/>
          <w:sz w:val="24"/>
          <w:szCs w:val="24"/>
          <w:lang w:val="en-US"/>
        </w:rPr>
        <w:t xml:space="preserve"> can </w:t>
      </w:r>
      <w:r w:rsidR="0001409A" w:rsidRPr="006906D6">
        <w:rPr>
          <w:rFonts w:asciiTheme="majorBidi" w:hAnsiTheme="majorBidi" w:cstheme="majorBidi"/>
          <w:sz w:val="24"/>
          <w:szCs w:val="24"/>
          <w:lang w:val="en-US"/>
        </w:rPr>
        <w:t xml:space="preserve">also </w:t>
      </w:r>
      <w:r w:rsidR="005279C0" w:rsidRPr="006906D6">
        <w:rPr>
          <w:rFonts w:asciiTheme="majorBidi" w:hAnsiTheme="majorBidi" w:cstheme="majorBidi"/>
          <w:sz w:val="24"/>
          <w:szCs w:val="24"/>
          <w:lang w:val="en-US"/>
        </w:rPr>
        <w:t>result</w:t>
      </w:r>
      <w:r w:rsidR="00434847" w:rsidRPr="006906D6">
        <w:rPr>
          <w:rFonts w:asciiTheme="majorBidi" w:hAnsiTheme="majorBidi" w:cstheme="majorBidi"/>
          <w:sz w:val="24"/>
          <w:szCs w:val="24"/>
          <w:lang w:val="en-US"/>
        </w:rPr>
        <w:t xml:space="preserve"> in data quality problems </w:t>
      </w:r>
      <w:r w:rsidR="0050017D" w:rsidRPr="006906D6">
        <w:rPr>
          <w:rFonts w:asciiTheme="majorBidi" w:hAnsiTheme="majorBidi" w:cstheme="majorBidi"/>
          <w:sz w:val="24"/>
          <w:szCs w:val="24"/>
          <w:lang w:val="en-US"/>
        </w:rPr>
        <w:t xml:space="preserve">and inconsistent data sets. </w:t>
      </w:r>
    </w:p>
    <w:p w14:paraId="3F57370A" w14:textId="31C7AAAB" w:rsidR="00422C68" w:rsidRPr="006906D6" w:rsidRDefault="00D058C3" w:rsidP="00422C68">
      <w:pPr>
        <w:rPr>
          <w:rFonts w:asciiTheme="majorBidi" w:hAnsiTheme="majorBidi" w:cstheme="majorBidi"/>
          <w:sz w:val="24"/>
          <w:szCs w:val="24"/>
          <w:lang w:val="en-US"/>
        </w:rPr>
      </w:pPr>
      <w:r w:rsidRPr="006906D6">
        <w:rPr>
          <w:rFonts w:asciiTheme="majorBidi" w:hAnsiTheme="majorBidi" w:cstheme="majorBidi"/>
          <w:sz w:val="24"/>
          <w:szCs w:val="24"/>
          <w:lang w:val="en-US"/>
        </w:rPr>
        <w:t>Initially</w:t>
      </w:r>
      <w:r w:rsidR="00320EF5" w:rsidRPr="006906D6">
        <w:rPr>
          <w:rFonts w:asciiTheme="majorBidi" w:hAnsiTheme="majorBidi" w:cstheme="majorBidi"/>
          <w:sz w:val="24"/>
          <w:szCs w:val="24"/>
          <w:lang w:val="en-US"/>
        </w:rPr>
        <w:t>, th</w:t>
      </w:r>
      <w:r w:rsidR="00422C68" w:rsidRPr="006906D6">
        <w:rPr>
          <w:rFonts w:asciiTheme="majorBidi" w:hAnsiTheme="majorBidi" w:cstheme="majorBidi"/>
          <w:sz w:val="24"/>
          <w:szCs w:val="24"/>
          <w:lang w:val="en-US"/>
        </w:rPr>
        <w:t xml:space="preserve">e </w:t>
      </w:r>
      <w:r w:rsidRPr="006906D6">
        <w:rPr>
          <w:rFonts w:asciiTheme="majorBidi" w:hAnsiTheme="majorBidi" w:cstheme="majorBidi"/>
          <w:sz w:val="24"/>
          <w:szCs w:val="24"/>
          <w:lang w:val="en-US"/>
        </w:rPr>
        <w:t>database maintenance</w:t>
      </w:r>
      <w:r w:rsidR="00422C68" w:rsidRPr="006906D6">
        <w:rPr>
          <w:rFonts w:asciiTheme="majorBidi" w:hAnsiTheme="majorBidi" w:cstheme="majorBidi"/>
          <w:sz w:val="24"/>
          <w:szCs w:val="24"/>
          <w:lang w:val="en-US"/>
        </w:rPr>
        <w:t xml:space="preserve"> </w:t>
      </w:r>
      <w:r w:rsidRPr="006906D6">
        <w:rPr>
          <w:rFonts w:asciiTheme="majorBidi" w:hAnsiTheme="majorBidi" w:cstheme="majorBidi"/>
          <w:sz w:val="24"/>
          <w:szCs w:val="24"/>
          <w:lang w:val="en-US"/>
        </w:rPr>
        <w:t>conducts</w:t>
      </w:r>
      <w:r w:rsidR="00CD05A1" w:rsidRPr="006906D6">
        <w:rPr>
          <w:rFonts w:asciiTheme="majorBidi" w:hAnsiTheme="majorBidi" w:cstheme="majorBidi"/>
          <w:sz w:val="24"/>
          <w:szCs w:val="24"/>
          <w:lang w:val="en-US"/>
        </w:rPr>
        <w:t xml:space="preserve"> integrity checks </w:t>
      </w:r>
      <w:r w:rsidRPr="006906D6">
        <w:rPr>
          <w:rFonts w:asciiTheme="majorBidi" w:hAnsiTheme="majorBidi" w:cstheme="majorBidi"/>
          <w:sz w:val="24"/>
          <w:szCs w:val="24"/>
          <w:lang w:val="en-US"/>
        </w:rPr>
        <w:t>as</w:t>
      </w:r>
      <w:r w:rsidR="00CD05A1" w:rsidRPr="006906D6">
        <w:rPr>
          <w:rFonts w:asciiTheme="majorBidi" w:hAnsiTheme="majorBidi" w:cstheme="majorBidi"/>
          <w:sz w:val="24"/>
          <w:szCs w:val="24"/>
          <w:lang w:val="en-US"/>
        </w:rPr>
        <w:t xml:space="preserve"> the database </w:t>
      </w:r>
      <w:r w:rsidRPr="006906D6">
        <w:rPr>
          <w:rFonts w:asciiTheme="majorBidi" w:hAnsiTheme="majorBidi" w:cstheme="majorBidi"/>
          <w:sz w:val="24"/>
          <w:szCs w:val="24"/>
          <w:lang w:val="en-US"/>
        </w:rPr>
        <w:t>undergoes</w:t>
      </w:r>
      <w:r w:rsidR="00CD05A1" w:rsidRPr="006906D6">
        <w:rPr>
          <w:rFonts w:asciiTheme="majorBidi" w:hAnsiTheme="majorBidi" w:cstheme="majorBidi"/>
          <w:sz w:val="24"/>
          <w:szCs w:val="24"/>
          <w:lang w:val="en-US"/>
        </w:rPr>
        <w:t xml:space="preserve"> multiple changes, </w:t>
      </w:r>
      <w:r w:rsidR="0079262B" w:rsidRPr="006906D6">
        <w:rPr>
          <w:rFonts w:asciiTheme="majorBidi" w:hAnsiTheme="majorBidi" w:cstheme="majorBidi"/>
          <w:sz w:val="24"/>
          <w:szCs w:val="24"/>
          <w:lang w:val="en-US"/>
        </w:rPr>
        <w:t xml:space="preserve">such as </w:t>
      </w:r>
      <w:r w:rsidR="00CD05A1" w:rsidRPr="006906D6">
        <w:rPr>
          <w:rFonts w:asciiTheme="majorBidi" w:hAnsiTheme="majorBidi" w:cstheme="majorBidi"/>
          <w:sz w:val="24"/>
          <w:szCs w:val="24"/>
          <w:lang w:val="en-US"/>
        </w:rPr>
        <w:t>add</w:t>
      </w:r>
      <w:r w:rsidR="0079262B" w:rsidRPr="006906D6">
        <w:rPr>
          <w:rFonts w:asciiTheme="majorBidi" w:hAnsiTheme="majorBidi" w:cstheme="majorBidi"/>
          <w:sz w:val="24"/>
          <w:szCs w:val="24"/>
          <w:lang w:val="en-US"/>
        </w:rPr>
        <w:t>ing</w:t>
      </w:r>
      <w:r w:rsidR="00CD05A1" w:rsidRPr="006906D6">
        <w:rPr>
          <w:rFonts w:asciiTheme="majorBidi" w:hAnsiTheme="majorBidi" w:cstheme="majorBidi"/>
          <w:sz w:val="24"/>
          <w:szCs w:val="24"/>
          <w:lang w:val="en-US"/>
        </w:rPr>
        <w:t xml:space="preserve">, </w:t>
      </w:r>
      <w:r w:rsidR="0079262B" w:rsidRPr="006906D6">
        <w:rPr>
          <w:rFonts w:asciiTheme="majorBidi" w:hAnsiTheme="majorBidi" w:cstheme="majorBidi"/>
          <w:sz w:val="24"/>
          <w:szCs w:val="24"/>
          <w:lang w:val="en-US"/>
        </w:rPr>
        <w:t>deleting</w:t>
      </w:r>
      <w:r w:rsidR="00CD05A1" w:rsidRPr="006906D6">
        <w:rPr>
          <w:rFonts w:asciiTheme="majorBidi" w:hAnsiTheme="majorBidi" w:cstheme="majorBidi"/>
          <w:sz w:val="24"/>
          <w:szCs w:val="24"/>
          <w:lang w:val="en-US"/>
        </w:rPr>
        <w:t xml:space="preserve">, </w:t>
      </w:r>
      <w:r w:rsidR="0079262B" w:rsidRPr="006906D6">
        <w:rPr>
          <w:rFonts w:asciiTheme="majorBidi" w:hAnsiTheme="majorBidi" w:cstheme="majorBidi"/>
          <w:sz w:val="24"/>
          <w:szCs w:val="24"/>
          <w:lang w:val="en-US"/>
        </w:rPr>
        <w:t xml:space="preserve">or modifying data </w:t>
      </w:r>
      <w:r w:rsidR="00CD05A1" w:rsidRPr="006906D6">
        <w:rPr>
          <w:rFonts w:asciiTheme="majorBidi" w:hAnsiTheme="majorBidi" w:cstheme="majorBidi"/>
          <w:sz w:val="24"/>
          <w:szCs w:val="24"/>
          <w:lang w:val="en-US"/>
        </w:rPr>
        <w:t xml:space="preserve">and </w:t>
      </w:r>
      <w:r w:rsidR="0079262B" w:rsidRPr="006906D6">
        <w:rPr>
          <w:rFonts w:asciiTheme="majorBidi" w:hAnsiTheme="majorBidi" w:cstheme="majorBidi"/>
          <w:sz w:val="24"/>
          <w:szCs w:val="24"/>
          <w:lang w:val="en-US"/>
        </w:rPr>
        <w:t xml:space="preserve">altering </w:t>
      </w:r>
      <w:r w:rsidR="00CD05A1" w:rsidRPr="006906D6">
        <w:rPr>
          <w:rFonts w:asciiTheme="majorBidi" w:hAnsiTheme="majorBidi" w:cstheme="majorBidi"/>
          <w:sz w:val="24"/>
          <w:szCs w:val="24"/>
          <w:lang w:val="en-US"/>
        </w:rPr>
        <w:t xml:space="preserve">tables </w:t>
      </w:r>
      <w:r w:rsidR="00B46997" w:rsidRPr="006906D6">
        <w:rPr>
          <w:rFonts w:asciiTheme="majorBidi" w:hAnsiTheme="majorBidi" w:cstheme="majorBidi"/>
          <w:sz w:val="24"/>
          <w:szCs w:val="24"/>
          <w:lang w:val="en-US"/>
        </w:rPr>
        <w:t>leading to a change in the</w:t>
      </w:r>
      <w:r w:rsidR="00CD05A1" w:rsidRPr="006906D6">
        <w:rPr>
          <w:rFonts w:asciiTheme="majorBidi" w:hAnsiTheme="majorBidi" w:cstheme="majorBidi"/>
          <w:sz w:val="24"/>
          <w:szCs w:val="24"/>
          <w:lang w:val="en-US"/>
        </w:rPr>
        <w:t xml:space="preserve"> overall schem</w:t>
      </w:r>
      <w:r w:rsidR="00B46997" w:rsidRPr="006906D6">
        <w:rPr>
          <w:rFonts w:asciiTheme="majorBidi" w:hAnsiTheme="majorBidi" w:cstheme="majorBidi"/>
          <w:sz w:val="24"/>
          <w:szCs w:val="24"/>
          <w:lang w:val="en-US"/>
        </w:rPr>
        <w:t>a</w:t>
      </w:r>
      <w:r w:rsidR="00CD05A1" w:rsidRPr="006906D6">
        <w:rPr>
          <w:rFonts w:asciiTheme="majorBidi" w:hAnsiTheme="majorBidi" w:cstheme="majorBidi"/>
          <w:sz w:val="24"/>
          <w:szCs w:val="24"/>
          <w:lang w:val="en-US"/>
        </w:rPr>
        <w:t xml:space="preserve">. Each change to the data </w:t>
      </w:r>
      <w:r w:rsidR="00120CFE" w:rsidRPr="006906D6">
        <w:rPr>
          <w:rFonts w:asciiTheme="majorBidi" w:hAnsiTheme="majorBidi" w:cstheme="majorBidi"/>
          <w:sz w:val="24"/>
          <w:szCs w:val="24"/>
          <w:lang w:val="en-US"/>
        </w:rPr>
        <w:t xml:space="preserve">could potentially </w:t>
      </w:r>
      <w:r w:rsidR="00CD05A1" w:rsidRPr="006906D6">
        <w:rPr>
          <w:rFonts w:asciiTheme="majorBidi" w:hAnsiTheme="majorBidi" w:cstheme="majorBidi"/>
          <w:sz w:val="24"/>
          <w:szCs w:val="24"/>
          <w:lang w:val="en-US"/>
        </w:rPr>
        <w:t xml:space="preserve">corrupt or </w:t>
      </w:r>
      <w:r w:rsidR="00120CFE" w:rsidRPr="006906D6">
        <w:rPr>
          <w:rFonts w:asciiTheme="majorBidi" w:hAnsiTheme="majorBidi" w:cstheme="majorBidi"/>
          <w:sz w:val="24"/>
          <w:szCs w:val="24"/>
          <w:lang w:val="en-US"/>
        </w:rPr>
        <w:t>impact</w:t>
      </w:r>
      <w:r w:rsidR="00CD05A1" w:rsidRPr="006906D6">
        <w:rPr>
          <w:rFonts w:asciiTheme="majorBidi" w:hAnsiTheme="majorBidi" w:cstheme="majorBidi"/>
          <w:sz w:val="24"/>
          <w:szCs w:val="24"/>
          <w:lang w:val="en-US"/>
        </w:rPr>
        <w:t xml:space="preserve"> the database negatively</w:t>
      </w:r>
      <w:r w:rsidR="00120CFE" w:rsidRPr="006906D6">
        <w:rPr>
          <w:rFonts w:asciiTheme="majorBidi" w:hAnsiTheme="majorBidi" w:cstheme="majorBidi"/>
          <w:sz w:val="24"/>
          <w:szCs w:val="24"/>
          <w:lang w:val="en-US"/>
        </w:rPr>
        <w:t xml:space="preserve">. </w:t>
      </w:r>
      <w:r w:rsidR="006813E6" w:rsidRPr="006906D6">
        <w:rPr>
          <w:rFonts w:asciiTheme="majorBidi" w:hAnsiTheme="majorBidi" w:cstheme="majorBidi"/>
          <w:sz w:val="24"/>
          <w:szCs w:val="24"/>
          <w:lang w:val="en-US"/>
        </w:rPr>
        <w:t>P</w:t>
      </w:r>
      <w:r w:rsidR="00EB153B" w:rsidRPr="006906D6">
        <w:rPr>
          <w:rFonts w:asciiTheme="majorBidi" w:hAnsiTheme="majorBidi" w:cstheme="majorBidi"/>
          <w:sz w:val="24"/>
          <w:szCs w:val="24"/>
          <w:lang w:val="en-US"/>
        </w:rPr>
        <w:t xml:space="preserve">erformance issues to the </w:t>
      </w:r>
      <w:r w:rsidR="006813E6" w:rsidRPr="006906D6">
        <w:rPr>
          <w:rFonts w:asciiTheme="majorBidi" w:hAnsiTheme="majorBidi" w:cstheme="majorBidi"/>
          <w:sz w:val="24"/>
          <w:szCs w:val="24"/>
          <w:lang w:val="en-US"/>
        </w:rPr>
        <w:t xml:space="preserve">schema, data loss, or data corruption might occur. </w:t>
      </w:r>
      <w:r w:rsidR="00BD629A" w:rsidRPr="006906D6">
        <w:rPr>
          <w:rFonts w:asciiTheme="majorBidi" w:hAnsiTheme="majorBidi" w:cstheme="majorBidi"/>
          <w:sz w:val="24"/>
          <w:szCs w:val="24"/>
          <w:lang w:val="en-US"/>
        </w:rPr>
        <w:t xml:space="preserve">The </w:t>
      </w:r>
      <w:r w:rsidR="008B7099" w:rsidRPr="006906D6">
        <w:rPr>
          <w:rFonts w:asciiTheme="majorBidi" w:hAnsiTheme="majorBidi" w:cstheme="majorBidi"/>
          <w:sz w:val="24"/>
          <w:szCs w:val="24"/>
          <w:lang w:val="en-US"/>
        </w:rPr>
        <w:t>database administrator</w:t>
      </w:r>
      <w:r w:rsidR="00BD629A" w:rsidRPr="006906D6">
        <w:rPr>
          <w:rFonts w:asciiTheme="majorBidi" w:hAnsiTheme="majorBidi" w:cstheme="majorBidi"/>
          <w:sz w:val="24"/>
          <w:szCs w:val="24"/>
          <w:lang w:val="en-US"/>
        </w:rPr>
        <w:t xml:space="preserve"> </w:t>
      </w:r>
      <w:r w:rsidR="008B7099" w:rsidRPr="006906D6">
        <w:rPr>
          <w:rFonts w:asciiTheme="majorBidi" w:hAnsiTheme="majorBidi" w:cstheme="majorBidi"/>
          <w:sz w:val="24"/>
          <w:szCs w:val="24"/>
          <w:lang w:val="en-US"/>
        </w:rPr>
        <w:t xml:space="preserve">must </w:t>
      </w:r>
      <w:r w:rsidR="005F5BA2" w:rsidRPr="006906D6">
        <w:rPr>
          <w:rFonts w:asciiTheme="majorBidi" w:hAnsiTheme="majorBidi" w:cstheme="majorBidi"/>
          <w:sz w:val="24"/>
          <w:szCs w:val="24"/>
          <w:lang w:val="en-US"/>
        </w:rPr>
        <w:t xml:space="preserve">examine and analyze the database to detect any corruption or errors that come across it. </w:t>
      </w:r>
      <w:r w:rsidR="009B0FEA" w:rsidRPr="006906D6">
        <w:rPr>
          <w:rFonts w:asciiTheme="majorBidi" w:hAnsiTheme="majorBidi" w:cstheme="majorBidi"/>
          <w:sz w:val="24"/>
          <w:szCs w:val="24"/>
          <w:lang w:val="en-US"/>
        </w:rPr>
        <w:t xml:space="preserve">Checkups </w:t>
      </w:r>
      <w:r w:rsidR="005F5BA2" w:rsidRPr="006906D6">
        <w:rPr>
          <w:rFonts w:asciiTheme="majorBidi" w:hAnsiTheme="majorBidi" w:cstheme="majorBidi"/>
          <w:sz w:val="24"/>
          <w:szCs w:val="24"/>
          <w:lang w:val="en-US"/>
        </w:rPr>
        <w:t>must happen weekly</w:t>
      </w:r>
      <w:r w:rsidR="009B0FEA" w:rsidRPr="006906D6">
        <w:rPr>
          <w:rFonts w:asciiTheme="majorBidi" w:hAnsiTheme="majorBidi" w:cstheme="majorBidi"/>
          <w:sz w:val="24"/>
          <w:szCs w:val="24"/>
          <w:lang w:val="en-US"/>
        </w:rPr>
        <w:t xml:space="preserve"> to prevent data loss. </w:t>
      </w:r>
    </w:p>
    <w:p w14:paraId="37364507" w14:textId="23BB857D" w:rsidR="009B0FEA" w:rsidRPr="006906D6" w:rsidRDefault="00120CFE" w:rsidP="00422C68">
      <w:pPr>
        <w:rPr>
          <w:rFonts w:asciiTheme="majorBidi" w:hAnsiTheme="majorBidi" w:cstheme="majorBidi"/>
          <w:sz w:val="24"/>
          <w:szCs w:val="24"/>
          <w:lang w:val="en-US"/>
        </w:rPr>
      </w:pPr>
      <w:r w:rsidRPr="006906D6">
        <w:rPr>
          <w:rFonts w:asciiTheme="majorBidi" w:hAnsiTheme="majorBidi" w:cstheme="majorBidi"/>
          <w:sz w:val="24"/>
          <w:szCs w:val="24"/>
          <w:lang w:val="en-US"/>
        </w:rPr>
        <w:t>Additionally</w:t>
      </w:r>
      <w:r w:rsidR="00320EF5" w:rsidRPr="006906D6">
        <w:rPr>
          <w:rFonts w:asciiTheme="majorBidi" w:hAnsiTheme="majorBidi" w:cstheme="majorBidi"/>
          <w:sz w:val="24"/>
          <w:szCs w:val="24"/>
          <w:lang w:val="en-US"/>
        </w:rPr>
        <w:t>,</w:t>
      </w:r>
      <w:r w:rsidRPr="006906D6">
        <w:rPr>
          <w:rFonts w:asciiTheme="majorBidi" w:hAnsiTheme="majorBidi" w:cstheme="majorBidi"/>
          <w:sz w:val="24"/>
          <w:szCs w:val="24"/>
          <w:lang w:val="en-US"/>
        </w:rPr>
        <w:t xml:space="preserve"> it is </w:t>
      </w:r>
      <w:r w:rsidR="00724FEA" w:rsidRPr="006906D6">
        <w:rPr>
          <w:rFonts w:asciiTheme="majorBidi" w:hAnsiTheme="majorBidi" w:cstheme="majorBidi"/>
          <w:sz w:val="24"/>
          <w:szCs w:val="24"/>
          <w:lang w:val="en-US"/>
        </w:rPr>
        <w:t xml:space="preserve">essential to maintain the database </w:t>
      </w:r>
      <w:r w:rsidR="00C43543" w:rsidRPr="006906D6">
        <w:rPr>
          <w:rFonts w:asciiTheme="majorBidi" w:hAnsiTheme="majorBidi" w:cstheme="majorBidi"/>
          <w:sz w:val="24"/>
          <w:szCs w:val="24"/>
          <w:lang w:val="en-US"/>
        </w:rPr>
        <w:t>for backups and recovery</w:t>
      </w:r>
      <w:r w:rsidR="00724FEA" w:rsidRPr="006906D6">
        <w:rPr>
          <w:rFonts w:asciiTheme="majorBidi" w:hAnsiTheme="majorBidi" w:cstheme="majorBidi"/>
          <w:sz w:val="24"/>
          <w:szCs w:val="24"/>
          <w:lang w:val="en-US"/>
        </w:rPr>
        <w:t xml:space="preserve"> purposes.</w:t>
      </w:r>
      <w:r w:rsidR="00C43543" w:rsidRPr="006906D6">
        <w:rPr>
          <w:rFonts w:asciiTheme="majorBidi" w:hAnsiTheme="majorBidi" w:cstheme="majorBidi"/>
          <w:sz w:val="24"/>
          <w:szCs w:val="24"/>
          <w:lang w:val="en-US"/>
        </w:rPr>
        <w:t xml:space="preserve"> </w:t>
      </w:r>
      <w:r w:rsidR="00724FEA" w:rsidRPr="006906D6">
        <w:rPr>
          <w:rFonts w:asciiTheme="majorBidi" w:hAnsiTheme="majorBidi" w:cstheme="majorBidi"/>
          <w:sz w:val="24"/>
          <w:szCs w:val="24"/>
          <w:lang w:val="en-US"/>
        </w:rPr>
        <w:t>R</w:t>
      </w:r>
      <w:r w:rsidR="00C43543" w:rsidRPr="006906D6">
        <w:rPr>
          <w:rFonts w:asciiTheme="majorBidi" w:hAnsiTheme="majorBidi" w:cstheme="majorBidi"/>
          <w:sz w:val="24"/>
          <w:szCs w:val="24"/>
          <w:lang w:val="en-US"/>
        </w:rPr>
        <w:t xml:space="preserve">egular backups ensure that data can be recovered </w:t>
      </w:r>
      <w:r w:rsidR="00685269" w:rsidRPr="006906D6">
        <w:rPr>
          <w:rFonts w:asciiTheme="majorBidi" w:hAnsiTheme="majorBidi" w:cstheme="majorBidi"/>
          <w:sz w:val="24"/>
          <w:szCs w:val="24"/>
          <w:lang w:val="en-US"/>
        </w:rPr>
        <w:t xml:space="preserve">and </w:t>
      </w:r>
      <w:r w:rsidR="00724FEA" w:rsidRPr="006906D6">
        <w:rPr>
          <w:rFonts w:asciiTheme="majorBidi" w:hAnsiTheme="majorBidi" w:cstheme="majorBidi"/>
          <w:sz w:val="24"/>
          <w:szCs w:val="24"/>
          <w:lang w:val="en-US"/>
        </w:rPr>
        <w:t>preserved</w:t>
      </w:r>
      <w:r w:rsidR="00685269" w:rsidRPr="006906D6">
        <w:rPr>
          <w:rFonts w:asciiTheme="majorBidi" w:hAnsiTheme="majorBidi" w:cstheme="majorBidi"/>
          <w:sz w:val="24"/>
          <w:szCs w:val="24"/>
          <w:lang w:val="en-US"/>
        </w:rPr>
        <w:t xml:space="preserve"> on another backup device </w:t>
      </w:r>
      <w:r w:rsidR="00724FEA" w:rsidRPr="006906D6">
        <w:rPr>
          <w:rFonts w:asciiTheme="majorBidi" w:hAnsiTheme="majorBidi" w:cstheme="majorBidi"/>
          <w:sz w:val="24"/>
          <w:szCs w:val="24"/>
          <w:lang w:val="en-US"/>
        </w:rPr>
        <w:t>allowing the database restor</w:t>
      </w:r>
      <w:r w:rsidR="006C1D83" w:rsidRPr="006906D6">
        <w:rPr>
          <w:rFonts w:asciiTheme="majorBidi" w:hAnsiTheme="majorBidi" w:cstheme="majorBidi"/>
          <w:sz w:val="24"/>
          <w:szCs w:val="24"/>
          <w:lang w:val="en-US"/>
        </w:rPr>
        <w:t xml:space="preserve">ation whenever damage occurs. </w:t>
      </w:r>
    </w:p>
    <w:p w14:paraId="7B792707" w14:textId="28CD5D2C" w:rsidR="00320EF5" w:rsidRPr="006906D6" w:rsidRDefault="00AA65F4" w:rsidP="00422C68">
      <w:pPr>
        <w:rPr>
          <w:rFonts w:asciiTheme="majorBidi" w:hAnsiTheme="majorBidi" w:cstheme="majorBidi"/>
          <w:sz w:val="24"/>
          <w:szCs w:val="24"/>
          <w:lang w:val="en-US"/>
        </w:rPr>
      </w:pPr>
      <w:r w:rsidRPr="006906D6">
        <w:rPr>
          <w:rFonts w:asciiTheme="majorBidi" w:hAnsiTheme="majorBidi" w:cstheme="majorBidi"/>
          <w:sz w:val="24"/>
          <w:szCs w:val="24"/>
          <w:lang w:val="en-US"/>
        </w:rPr>
        <w:t>D</w:t>
      </w:r>
      <w:r w:rsidR="00964FA5" w:rsidRPr="006906D6">
        <w:rPr>
          <w:rFonts w:asciiTheme="majorBidi" w:hAnsiTheme="majorBidi" w:cstheme="majorBidi"/>
          <w:sz w:val="24"/>
          <w:szCs w:val="24"/>
          <w:lang w:val="en-US"/>
        </w:rPr>
        <w:t xml:space="preserve">atabase maintenance </w:t>
      </w:r>
      <w:r w:rsidR="009D703C" w:rsidRPr="006906D6">
        <w:rPr>
          <w:rFonts w:asciiTheme="majorBidi" w:hAnsiTheme="majorBidi" w:cstheme="majorBidi"/>
          <w:sz w:val="24"/>
          <w:szCs w:val="24"/>
          <w:lang w:val="en-US"/>
        </w:rPr>
        <w:t>aids</w:t>
      </w:r>
      <w:r w:rsidR="00964FA5" w:rsidRPr="006906D6">
        <w:rPr>
          <w:rFonts w:asciiTheme="majorBidi" w:hAnsiTheme="majorBidi" w:cstheme="majorBidi"/>
          <w:sz w:val="24"/>
          <w:szCs w:val="24"/>
          <w:lang w:val="en-US"/>
        </w:rPr>
        <w:t xml:space="preserve"> </w:t>
      </w:r>
      <w:r w:rsidR="009D703C" w:rsidRPr="006906D6">
        <w:rPr>
          <w:rFonts w:asciiTheme="majorBidi" w:hAnsiTheme="majorBidi" w:cstheme="majorBidi"/>
          <w:sz w:val="24"/>
          <w:szCs w:val="24"/>
          <w:lang w:val="en-US"/>
        </w:rPr>
        <w:t>in conducting</w:t>
      </w:r>
      <w:r w:rsidR="00320EF5" w:rsidRPr="006906D6">
        <w:rPr>
          <w:rFonts w:asciiTheme="majorBidi" w:hAnsiTheme="majorBidi" w:cstheme="majorBidi"/>
          <w:sz w:val="24"/>
          <w:szCs w:val="24"/>
          <w:lang w:val="en-US"/>
        </w:rPr>
        <w:t xml:space="preserve"> security audits to ensure that sensitive </w:t>
      </w:r>
      <w:r w:rsidR="0082531C" w:rsidRPr="006906D6">
        <w:rPr>
          <w:rFonts w:asciiTheme="majorBidi" w:hAnsiTheme="majorBidi" w:cstheme="majorBidi"/>
          <w:sz w:val="24"/>
          <w:szCs w:val="24"/>
          <w:lang w:val="en-US"/>
        </w:rPr>
        <w:t xml:space="preserve">and confidential data </w:t>
      </w:r>
      <w:r w:rsidR="009D703C" w:rsidRPr="006906D6">
        <w:rPr>
          <w:rFonts w:asciiTheme="majorBidi" w:hAnsiTheme="majorBidi" w:cstheme="majorBidi"/>
          <w:sz w:val="24"/>
          <w:szCs w:val="24"/>
          <w:lang w:val="en-US"/>
        </w:rPr>
        <w:t>are</w:t>
      </w:r>
      <w:r w:rsidR="0082531C" w:rsidRPr="006906D6">
        <w:rPr>
          <w:rFonts w:asciiTheme="majorBidi" w:hAnsiTheme="majorBidi" w:cstheme="majorBidi"/>
          <w:sz w:val="24"/>
          <w:szCs w:val="24"/>
          <w:lang w:val="en-US"/>
        </w:rPr>
        <w:t xml:space="preserve"> secured. </w:t>
      </w:r>
      <w:r w:rsidR="00D96B9B" w:rsidRPr="006906D6">
        <w:rPr>
          <w:rFonts w:asciiTheme="majorBidi" w:hAnsiTheme="majorBidi" w:cstheme="majorBidi"/>
          <w:sz w:val="24"/>
          <w:szCs w:val="24"/>
          <w:lang w:val="en-US"/>
        </w:rPr>
        <w:t xml:space="preserve">Security checks help protect the data against malicious attackers or threats. </w:t>
      </w:r>
      <w:r w:rsidR="00145D01" w:rsidRPr="006906D6">
        <w:rPr>
          <w:rFonts w:asciiTheme="majorBidi" w:hAnsiTheme="majorBidi" w:cstheme="majorBidi"/>
          <w:sz w:val="24"/>
          <w:szCs w:val="24"/>
          <w:lang w:val="en-US"/>
        </w:rPr>
        <w:t xml:space="preserve">Upgrading </w:t>
      </w:r>
      <w:r w:rsidR="004D4BC3" w:rsidRPr="006906D6">
        <w:rPr>
          <w:rFonts w:asciiTheme="majorBidi" w:hAnsiTheme="majorBidi" w:cstheme="majorBidi"/>
          <w:sz w:val="24"/>
          <w:szCs w:val="24"/>
          <w:lang w:val="en-US"/>
        </w:rPr>
        <w:t xml:space="preserve">the database </w:t>
      </w:r>
      <w:r w:rsidR="009D703C" w:rsidRPr="006906D6">
        <w:rPr>
          <w:rFonts w:asciiTheme="majorBidi" w:hAnsiTheme="majorBidi" w:cstheme="majorBidi"/>
          <w:sz w:val="24"/>
          <w:szCs w:val="24"/>
          <w:lang w:val="en-US"/>
        </w:rPr>
        <w:t xml:space="preserve">can </w:t>
      </w:r>
      <w:r w:rsidR="004D4BC3" w:rsidRPr="006906D6">
        <w:rPr>
          <w:rFonts w:asciiTheme="majorBidi" w:hAnsiTheme="majorBidi" w:cstheme="majorBidi"/>
          <w:sz w:val="24"/>
          <w:szCs w:val="24"/>
          <w:lang w:val="en-US"/>
        </w:rPr>
        <w:t xml:space="preserve">also help keep the data </w:t>
      </w:r>
      <w:r w:rsidRPr="006906D6">
        <w:rPr>
          <w:rFonts w:asciiTheme="majorBidi" w:hAnsiTheme="majorBidi" w:cstheme="majorBidi"/>
          <w:sz w:val="24"/>
          <w:szCs w:val="24"/>
          <w:lang w:val="en-US"/>
        </w:rPr>
        <w:t>up to date</w:t>
      </w:r>
      <w:r w:rsidR="004D4BC3" w:rsidRPr="006906D6">
        <w:rPr>
          <w:rFonts w:asciiTheme="majorBidi" w:hAnsiTheme="majorBidi" w:cstheme="majorBidi"/>
          <w:sz w:val="24"/>
          <w:szCs w:val="24"/>
          <w:lang w:val="en-US"/>
        </w:rPr>
        <w:t xml:space="preserve"> with the latest security protocols. </w:t>
      </w:r>
    </w:p>
    <w:p w14:paraId="0515EEB2" w14:textId="0F8CD777" w:rsidR="00B401BA" w:rsidRPr="006906D6" w:rsidRDefault="004F2B55" w:rsidP="00FA7218">
      <w:pPr>
        <w:rPr>
          <w:rFonts w:asciiTheme="majorBidi" w:hAnsiTheme="majorBidi" w:cstheme="majorBidi"/>
          <w:sz w:val="24"/>
          <w:szCs w:val="24"/>
        </w:rPr>
      </w:pPr>
      <w:r w:rsidRPr="006906D6">
        <w:rPr>
          <w:rFonts w:asciiTheme="majorBidi" w:hAnsiTheme="majorBidi" w:cstheme="majorBidi"/>
          <w:sz w:val="24"/>
          <w:szCs w:val="24"/>
        </w:rPr>
        <w:t xml:space="preserve">Database methods </w:t>
      </w:r>
      <w:r w:rsidR="00C22881" w:rsidRPr="006906D6">
        <w:rPr>
          <w:rFonts w:asciiTheme="majorBidi" w:hAnsiTheme="majorBidi" w:cstheme="majorBidi"/>
          <w:sz w:val="24"/>
          <w:szCs w:val="24"/>
        </w:rPr>
        <w:t>are strategies and</w:t>
      </w:r>
      <w:r w:rsidRPr="006906D6">
        <w:rPr>
          <w:rFonts w:asciiTheme="majorBidi" w:hAnsiTheme="majorBidi" w:cstheme="majorBidi"/>
          <w:sz w:val="24"/>
          <w:szCs w:val="24"/>
        </w:rPr>
        <w:t xml:space="preserve"> techniques used to create, maintain</w:t>
      </w:r>
      <w:r w:rsidR="009D05F0" w:rsidRPr="006906D6">
        <w:rPr>
          <w:rFonts w:asciiTheme="majorBidi" w:hAnsiTheme="majorBidi" w:cstheme="majorBidi"/>
          <w:sz w:val="24"/>
          <w:szCs w:val="24"/>
        </w:rPr>
        <w:t>,</w:t>
      </w:r>
      <w:r w:rsidRPr="006906D6">
        <w:rPr>
          <w:rFonts w:asciiTheme="majorBidi" w:hAnsiTheme="majorBidi" w:cstheme="majorBidi"/>
          <w:sz w:val="24"/>
          <w:szCs w:val="24"/>
        </w:rPr>
        <w:t xml:space="preserve"> and retrieve data </w:t>
      </w:r>
      <w:r w:rsidR="00C22881" w:rsidRPr="006906D6">
        <w:rPr>
          <w:rFonts w:asciiTheme="majorBidi" w:hAnsiTheme="majorBidi" w:cstheme="majorBidi"/>
          <w:sz w:val="24"/>
          <w:szCs w:val="24"/>
        </w:rPr>
        <w:t>within a</w:t>
      </w:r>
      <w:r w:rsidRPr="006906D6">
        <w:rPr>
          <w:rFonts w:asciiTheme="majorBidi" w:hAnsiTheme="majorBidi" w:cstheme="majorBidi"/>
          <w:sz w:val="24"/>
          <w:szCs w:val="24"/>
        </w:rPr>
        <w:t xml:space="preserve"> database system. </w:t>
      </w:r>
      <w:r w:rsidR="00C22881" w:rsidRPr="006906D6">
        <w:rPr>
          <w:rFonts w:asciiTheme="majorBidi" w:hAnsiTheme="majorBidi" w:cstheme="majorBidi"/>
          <w:sz w:val="24"/>
          <w:szCs w:val="24"/>
        </w:rPr>
        <w:t>These</w:t>
      </w:r>
      <w:r w:rsidR="009D05F0" w:rsidRPr="006906D6">
        <w:rPr>
          <w:rFonts w:asciiTheme="majorBidi" w:hAnsiTheme="majorBidi" w:cstheme="majorBidi"/>
          <w:sz w:val="24"/>
          <w:szCs w:val="24"/>
        </w:rPr>
        <w:t xml:space="preserve"> methods are essential for</w:t>
      </w:r>
      <w:r w:rsidR="00C22881" w:rsidRPr="006906D6">
        <w:rPr>
          <w:rFonts w:asciiTheme="majorBidi" w:hAnsiTheme="majorBidi" w:cstheme="majorBidi"/>
          <w:sz w:val="24"/>
          <w:szCs w:val="24"/>
        </w:rPr>
        <w:t xml:space="preserve"> managing data </w:t>
      </w:r>
      <w:r w:rsidR="009D05F0" w:rsidRPr="006906D6">
        <w:rPr>
          <w:rFonts w:asciiTheme="majorBidi" w:hAnsiTheme="majorBidi" w:cstheme="majorBidi"/>
          <w:sz w:val="24"/>
          <w:szCs w:val="24"/>
        </w:rPr>
        <w:t>effective</w:t>
      </w:r>
      <w:r w:rsidR="00C22881" w:rsidRPr="006906D6">
        <w:rPr>
          <w:rFonts w:asciiTheme="majorBidi" w:hAnsiTheme="majorBidi" w:cstheme="majorBidi"/>
          <w:sz w:val="24"/>
          <w:szCs w:val="24"/>
        </w:rPr>
        <w:t>ly</w:t>
      </w:r>
      <w:r w:rsidR="009D05F0" w:rsidRPr="006906D6">
        <w:rPr>
          <w:rFonts w:asciiTheme="majorBidi" w:hAnsiTheme="majorBidi" w:cstheme="majorBidi"/>
          <w:sz w:val="24"/>
          <w:szCs w:val="24"/>
        </w:rPr>
        <w:t xml:space="preserve"> and efficien</w:t>
      </w:r>
      <w:r w:rsidR="00C22881" w:rsidRPr="006906D6">
        <w:rPr>
          <w:rFonts w:asciiTheme="majorBidi" w:hAnsiTheme="majorBidi" w:cstheme="majorBidi"/>
          <w:sz w:val="24"/>
          <w:szCs w:val="24"/>
        </w:rPr>
        <w:t xml:space="preserve">tly while ensuring </w:t>
      </w:r>
      <w:r w:rsidR="009D05F0" w:rsidRPr="006906D6">
        <w:rPr>
          <w:rFonts w:asciiTheme="majorBidi" w:hAnsiTheme="majorBidi" w:cstheme="majorBidi"/>
          <w:sz w:val="24"/>
          <w:szCs w:val="24"/>
        </w:rPr>
        <w:t xml:space="preserve">data availability, integrity, and confidentiality. </w:t>
      </w:r>
      <w:r w:rsidR="003178FB" w:rsidRPr="006906D6">
        <w:rPr>
          <w:rFonts w:asciiTheme="majorBidi" w:hAnsiTheme="majorBidi" w:cstheme="majorBidi"/>
          <w:sz w:val="24"/>
          <w:szCs w:val="24"/>
        </w:rPr>
        <w:t>D</w:t>
      </w:r>
      <w:r w:rsidR="00490760" w:rsidRPr="006906D6">
        <w:rPr>
          <w:rFonts w:asciiTheme="majorBidi" w:hAnsiTheme="majorBidi" w:cstheme="majorBidi"/>
          <w:sz w:val="24"/>
          <w:szCs w:val="24"/>
        </w:rPr>
        <w:t xml:space="preserve">ata normalization is the process of organizing data to reduce redundancy and improve data integrity, another method might be data security </w:t>
      </w:r>
      <w:r w:rsidR="00B401BA" w:rsidRPr="006906D6">
        <w:rPr>
          <w:rFonts w:asciiTheme="majorBidi" w:hAnsiTheme="majorBidi" w:cstheme="majorBidi"/>
          <w:sz w:val="24"/>
          <w:szCs w:val="24"/>
        </w:rPr>
        <w:t xml:space="preserve">which protects the data from unauthorized access a way of keeping the data secure might be encryption. </w:t>
      </w:r>
      <w:r w:rsidR="003178FB" w:rsidRPr="006906D6">
        <w:rPr>
          <w:rFonts w:asciiTheme="majorBidi" w:hAnsiTheme="majorBidi" w:cstheme="majorBidi"/>
          <w:sz w:val="24"/>
          <w:szCs w:val="24"/>
        </w:rPr>
        <w:t xml:space="preserve">Regularly backing up data is essential </w:t>
      </w:r>
      <w:r w:rsidR="00B401BA" w:rsidRPr="006906D6">
        <w:rPr>
          <w:rFonts w:asciiTheme="majorBidi" w:hAnsiTheme="majorBidi" w:cstheme="majorBidi"/>
          <w:sz w:val="24"/>
          <w:szCs w:val="24"/>
        </w:rPr>
        <w:t xml:space="preserve">to prevent data loss </w:t>
      </w:r>
      <w:r w:rsidR="008841B3" w:rsidRPr="006906D6">
        <w:rPr>
          <w:rFonts w:asciiTheme="majorBidi" w:hAnsiTheme="majorBidi" w:cstheme="majorBidi"/>
          <w:sz w:val="24"/>
          <w:szCs w:val="24"/>
        </w:rPr>
        <w:t xml:space="preserve">due to unforeseen events, hardware failure, or data </w:t>
      </w:r>
      <w:r w:rsidR="00FA7218" w:rsidRPr="006906D6">
        <w:rPr>
          <w:rFonts w:asciiTheme="majorBidi" w:hAnsiTheme="majorBidi" w:cstheme="majorBidi"/>
          <w:sz w:val="24"/>
          <w:szCs w:val="24"/>
        </w:rPr>
        <w:t>errors</w:t>
      </w:r>
      <w:r w:rsidR="008841B3" w:rsidRPr="006906D6">
        <w:rPr>
          <w:rFonts w:asciiTheme="majorBidi" w:hAnsiTheme="majorBidi" w:cstheme="majorBidi"/>
          <w:sz w:val="24"/>
          <w:szCs w:val="24"/>
        </w:rPr>
        <w:t xml:space="preserve">. </w:t>
      </w:r>
      <w:r w:rsidR="00FA7218" w:rsidRPr="006906D6">
        <w:rPr>
          <w:rFonts w:asciiTheme="majorBidi" w:hAnsiTheme="majorBidi" w:cstheme="majorBidi"/>
          <w:sz w:val="24"/>
          <w:szCs w:val="24"/>
        </w:rPr>
        <w:t xml:space="preserve">Installing </w:t>
      </w:r>
      <w:r w:rsidR="007E4C80" w:rsidRPr="006906D6">
        <w:rPr>
          <w:rFonts w:asciiTheme="majorBidi" w:hAnsiTheme="majorBidi" w:cstheme="majorBidi"/>
          <w:sz w:val="24"/>
          <w:szCs w:val="24"/>
        </w:rPr>
        <w:t xml:space="preserve">a monitor </w:t>
      </w:r>
      <w:r w:rsidR="00FA7218" w:rsidRPr="006906D6">
        <w:rPr>
          <w:rFonts w:asciiTheme="majorBidi" w:hAnsiTheme="majorBidi" w:cstheme="majorBidi"/>
          <w:sz w:val="24"/>
          <w:szCs w:val="24"/>
        </w:rPr>
        <w:t>to look for</w:t>
      </w:r>
      <w:r w:rsidR="007E4C80" w:rsidRPr="006906D6">
        <w:rPr>
          <w:rFonts w:asciiTheme="majorBidi" w:hAnsiTheme="majorBidi" w:cstheme="majorBidi"/>
          <w:sz w:val="24"/>
          <w:szCs w:val="24"/>
        </w:rPr>
        <w:t xml:space="preserve"> damages might also be a good </w:t>
      </w:r>
      <w:r w:rsidR="00FA7218" w:rsidRPr="006906D6">
        <w:rPr>
          <w:rFonts w:asciiTheme="majorBidi" w:hAnsiTheme="majorBidi" w:cstheme="majorBidi"/>
          <w:sz w:val="24"/>
          <w:szCs w:val="24"/>
        </w:rPr>
        <w:t>precaution</w:t>
      </w:r>
      <w:r w:rsidR="007E4C80" w:rsidRPr="006906D6">
        <w:rPr>
          <w:rFonts w:asciiTheme="majorBidi" w:hAnsiTheme="majorBidi" w:cstheme="majorBidi"/>
          <w:sz w:val="24"/>
          <w:szCs w:val="24"/>
        </w:rPr>
        <w:t xml:space="preserve"> to stay </w:t>
      </w:r>
      <w:r w:rsidR="009C338B" w:rsidRPr="006906D6">
        <w:rPr>
          <w:rFonts w:asciiTheme="majorBidi" w:hAnsiTheme="majorBidi" w:cstheme="majorBidi"/>
          <w:sz w:val="24"/>
          <w:szCs w:val="24"/>
        </w:rPr>
        <w:t>alert</w:t>
      </w:r>
      <w:r w:rsidR="007E4C80" w:rsidRPr="006906D6">
        <w:rPr>
          <w:rFonts w:asciiTheme="majorBidi" w:hAnsiTheme="majorBidi" w:cstheme="majorBidi"/>
          <w:sz w:val="24"/>
          <w:szCs w:val="24"/>
        </w:rPr>
        <w:t xml:space="preserve"> in case of any damages or accidents that might take place. </w:t>
      </w:r>
    </w:p>
    <w:p w14:paraId="69CAE63E" w14:textId="415CBF00" w:rsidR="0015189C" w:rsidRPr="006906D6" w:rsidRDefault="00FA7218" w:rsidP="00422C68">
      <w:pPr>
        <w:rPr>
          <w:rFonts w:asciiTheme="majorBidi" w:hAnsiTheme="majorBidi" w:cstheme="majorBidi"/>
          <w:sz w:val="24"/>
          <w:szCs w:val="24"/>
        </w:rPr>
      </w:pPr>
      <w:r w:rsidRPr="006906D6">
        <w:rPr>
          <w:rFonts w:asciiTheme="majorBidi" w:hAnsiTheme="majorBidi" w:cstheme="majorBidi"/>
          <w:sz w:val="24"/>
          <w:szCs w:val="24"/>
        </w:rPr>
        <w:t>Ultimately</w:t>
      </w:r>
      <w:r w:rsidR="007E4C80" w:rsidRPr="006906D6">
        <w:rPr>
          <w:rFonts w:asciiTheme="majorBidi" w:hAnsiTheme="majorBidi" w:cstheme="majorBidi"/>
          <w:sz w:val="24"/>
          <w:szCs w:val="24"/>
        </w:rPr>
        <w:t>, data maintenance is important to keep the data in</w:t>
      </w:r>
      <w:r w:rsidR="00A66121" w:rsidRPr="006906D6">
        <w:rPr>
          <w:rFonts w:asciiTheme="majorBidi" w:hAnsiTheme="majorBidi" w:cstheme="majorBidi"/>
          <w:sz w:val="24"/>
          <w:szCs w:val="24"/>
        </w:rPr>
        <w:t xml:space="preserve">tegral, confidential, and available whenever </w:t>
      </w:r>
      <w:r w:rsidRPr="006906D6">
        <w:rPr>
          <w:rFonts w:asciiTheme="majorBidi" w:hAnsiTheme="majorBidi" w:cstheme="majorBidi"/>
          <w:sz w:val="24"/>
          <w:szCs w:val="24"/>
        </w:rPr>
        <w:t xml:space="preserve">the data is required. </w:t>
      </w:r>
      <w:r w:rsidR="00A66121" w:rsidRPr="006906D6">
        <w:rPr>
          <w:rFonts w:asciiTheme="majorBidi" w:hAnsiTheme="majorBidi" w:cstheme="majorBidi"/>
          <w:sz w:val="24"/>
          <w:szCs w:val="24"/>
        </w:rPr>
        <w:t>It</w:t>
      </w:r>
      <w:r w:rsidR="009C338B" w:rsidRPr="006906D6">
        <w:rPr>
          <w:rFonts w:asciiTheme="majorBidi" w:hAnsiTheme="majorBidi" w:cstheme="majorBidi"/>
          <w:sz w:val="24"/>
          <w:szCs w:val="24"/>
        </w:rPr>
        <w:t xml:space="preserve"> is</w:t>
      </w:r>
      <w:r w:rsidR="00A66121" w:rsidRPr="006906D6">
        <w:rPr>
          <w:rFonts w:asciiTheme="majorBidi" w:hAnsiTheme="majorBidi" w:cstheme="majorBidi"/>
          <w:sz w:val="24"/>
          <w:szCs w:val="24"/>
        </w:rPr>
        <w:t xml:space="preserve"> also essential to ensure that the data is back</w:t>
      </w:r>
      <w:r w:rsidR="00EF3C28" w:rsidRPr="006906D6">
        <w:rPr>
          <w:rFonts w:asciiTheme="majorBidi" w:hAnsiTheme="majorBidi" w:cstheme="majorBidi"/>
          <w:sz w:val="24"/>
          <w:szCs w:val="24"/>
        </w:rPr>
        <w:t xml:space="preserve">ed up and </w:t>
      </w:r>
      <w:r w:rsidR="00A413D8" w:rsidRPr="006906D6">
        <w:rPr>
          <w:rFonts w:asciiTheme="majorBidi" w:hAnsiTheme="majorBidi" w:cstheme="majorBidi"/>
          <w:sz w:val="24"/>
          <w:szCs w:val="24"/>
        </w:rPr>
        <w:t>updated</w:t>
      </w:r>
      <w:r w:rsidR="00EF3C28" w:rsidRPr="006906D6">
        <w:rPr>
          <w:rFonts w:asciiTheme="majorBidi" w:hAnsiTheme="majorBidi" w:cstheme="majorBidi"/>
          <w:sz w:val="24"/>
          <w:szCs w:val="24"/>
        </w:rPr>
        <w:t xml:space="preserve"> to prevent any </w:t>
      </w:r>
      <w:r w:rsidR="009C338B" w:rsidRPr="006906D6">
        <w:rPr>
          <w:rFonts w:asciiTheme="majorBidi" w:hAnsiTheme="majorBidi" w:cstheme="majorBidi"/>
          <w:sz w:val="24"/>
          <w:szCs w:val="24"/>
        </w:rPr>
        <w:t>damage</w:t>
      </w:r>
      <w:r w:rsidR="00EF3C28" w:rsidRPr="006906D6">
        <w:rPr>
          <w:rFonts w:asciiTheme="majorBidi" w:hAnsiTheme="majorBidi" w:cstheme="majorBidi"/>
          <w:sz w:val="24"/>
          <w:szCs w:val="24"/>
        </w:rPr>
        <w:t xml:space="preserve"> that might occur to the </w:t>
      </w:r>
      <w:r w:rsidR="009C338B" w:rsidRPr="006906D6">
        <w:rPr>
          <w:rFonts w:asciiTheme="majorBidi" w:hAnsiTheme="majorBidi" w:cstheme="majorBidi"/>
          <w:sz w:val="24"/>
          <w:szCs w:val="24"/>
        </w:rPr>
        <w:t>data. Keeping</w:t>
      </w:r>
      <w:r w:rsidR="00840728" w:rsidRPr="006906D6">
        <w:rPr>
          <w:rFonts w:asciiTheme="majorBidi" w:hAnsiTheme="majorBidi" w:cstheme="majorBidi"/>
          <w:sz w:val="24"/>
          <w:szCs w:val="24"/>
        </w:rPr>
        <w:t xml:space="preserve"> the data organized and cleaned to reduce any redundant and unwanted data. </w:t>
      </w:r>
    </w:p>
    <w:p w14:paraId="173C0F8D" w14:textId="5FA8CCEF" w:rsidR="007E4C80" w:rsidRPr="006906D6" w:rsidRDefault="00840728" w:rsidP="00422C68">
      <w:pPr>
        <w:rPr>
          <w:rFonts w:asciiTheme="majorBidi" w:hAnsiTheme="majorBidi" w:cstheme="majorBidi"/>
          <w:sz w:val="24"/>
          <w:szCs w:val="24"/>
        </w:rPr>
      </w:pPr>
      <w:r w:rsidRPr="006906D6">
        <w:rPr>
          <w:rFonts w:asciiTheme="majorBidi" w:hAnsiTheme="majorBidi" w:cstheme="majorBidi"/>
          <w:sz w:val="24"/>
          <w:szCs w:val="24"/>
        </w:rPr>
        <w:t xml:space="preserve"> </w:t>
      </w:r>
    </w:p>
    <w:p w14:paraId="22C857DD" w14:textId="77777777" w:rsidR="00D30732" w:rsidRPr="006906D6" w:rsidRDefault="00D30732" w:rsidP="00626735">
      <w:pPr>
        <w:rPr>
          <w:rFonts w:asciiTheme="majorBidi" w:hAnsiTheme="majorBidi" w:cstheme="majorBidi"/>
          <w:sz w:val="24"/>
          <w:szCs w:val="24"/>
        </w:rPr>
      </w:pPr>
    </w:p>
    <w:p w14:paraId="3BBC8758" w14:textId="26BC783F" w:rsidR="008B3E13" w:rsidRPr="006906D6" w:rsidRDefault="008B3E13" w:rsidP="000E44A1">
      <w:pPr>
        <w:pStyle w:val="Heading1"/>
        <w:rPr>
          <w:rFonts w:asciiTheme="majorBidi" w:hAnsiTheme="majorBidi"/>
          <w:sz w:val="24"/>
          <w:szCs w:val="24"/>
        </w:rPr>
      </w:pPr>
      <w:bookmarkStart w:id="13" w:name="_Toc176174699"/>
      <w:r w:rsidRPr="006906D6">
        <w:rPr>
          <w:rFonts w:asciiTheme="majorBidi" w:hAnsiTheme="majorBidi"/>
          <w:sz w:val="24"/>
          <w:szCs w:val="24"/>
        </w:rPr>
        <w:lastRenderedPageBreak/>
        <w:t>Testing</w:t>
      </w:r>
      <w:bookmarkEnd w:id="13"/>
    </w:p>
    <w:p w14:paraId="4AA10FB6" w14:textId="56141680" w:rsidR="008B3E13" w:rsidRPr="006906D6" w:rsidRDefault="008B3E13" w:rsidP="00855EFB">
      <w:pPr>
        <w:pStyle w:val="Heading2"/>
        <w:rPr>
          <w:rFonts w:asciiTheme="majorBidi" w:hAnsiTheme="majorBidi"/>
          <w:sz w:val="24"/>
          <w:szCs w:val="24"/>
        </w:rPr>
      </w:pPr>
      <w:bookmarkStart w:id="14" w:name="_Toc176174700"/>
      <w:r w:rsidRPr="006906D6">
        <w:rPr>
          <w:rFonts w:asciiTheme="majorBidi" w:hAnsiTheme="majorBidi"/>
          <w:sz w:val="24"/>
          <w:szCs w:val="24"/>
        </w:rPr>
        <w:t>Data Validation</w:t>
      </w:r>
      <w:bookmarkEnd w:id="14"/>
    </w:p>
    <w:tbl>
      <w:tblPr>
        <w:tblW w:w="0" w:type="auto"/>
        <w:tblInd w:w="-1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7"/>
        <w:gridCol w:w="900"/>
        <w:gridCol w:w="2450"/>
        <w:gridCol w:w="5814"/>
      </w:tblGrid>
      <w:tr w:rsidR="00A76E1F" w:rsidRPr="006906D6" w14:paraId="41FEDDBF" w14:textId="77777777" w:rsidTr="00A76E1F">
        <w:tc>
          <w:tcPr>
            <w:tcW w:w="1356" w:type="dxa"/>
            <w:tcBorders>
              <w:bottom w:val="single" w:sz="4" w:space="0" w:color="000000"/>
            </w:tcBorders>
            <w:shd w:val="clear" w:color="auto" w:fill="8DB3E2"/>
          </w:tcPr>
          <w:p w14:paraId="7F63E4F4" w14:textId="158F6FA7" w:rsidR="00003555" w:rsidRPr="006906D6" w:rsidRDefault="00003555"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Number</w:t>
            </w:r>
          </w:p>
        </w:tc>
        <w:tc>
          <w:tcPr>
            <w:tcW w:w="873" w:type="dxa"/>
            <w:shd w:val="clear" w:color="auto" w:fill="8DB3E2"/>
          </w:tcPr>
          <w:p w14:paraId="365370AF" w14:textId="34FF87A1" w:rsidR="00003555" w:rsidRPr="006906D6" w:rsidRDefault="00003555"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Type</w:t>
            </w:r>
          </w:p>
        </w:tc>
        <w:tc>
          <w:tcPr>
            <w:tcW w:w="2364" w:type="dxa"/>
            <w:shd w:val="clear" w:color="auto" w:fill="8DB3E2"/>
          </w:tcPr>
          <w:p w14:paraId="3A16AFC8" w14:textId="77777777" w:rsidR="00003555" w:rsidRPr="006906D6" w:rsidRDefault="00003555"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Description</w:t>
            </w:r>
          </w:p>
        </w:tc>
        <w:tc>
          <w:tcPr>
            <w:tcW w:w="5598" w:type="dxa"/>
            <w:shd w:val="clear" w:color="auto" w:fill="8DB3E2"/>
          </w:tcPr>
          <w:p w14:paraId="13626D11" w14:textId="49F34F97" w:rsidR="00003555" w:rsidRPr="006906D6" w:rsidRDefault="00003555"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screenshot</w:t>
            </w:r>
          </w:p>
        </w:tc>
      </w:tr>
      <w:tr w:rsidR="000109AB" w:rsidRPr="006906D6" w14:paraId="0110F154" w14:textId="77777777" w:rsidTr="00A76E1F">
        <w:trPr>
          <w:trHeight w:val="384"/>
        </w:trPr>
        <w:tc>
          <w:tcPr>
            <w:tcW w:w="1356" w:type="dxa"/>
            <w:vMerge w:val="restart"/>
            <w:shd w:val="clear" w:color="auto" w:fill="auto"/>
          </w:tcPr>
          <w:p w14:paraId="698DC78B" w14:textId="77777777" w:rsidR="005838BC" w:rsidRPr="006906D6" w:rsidRDefault="005838BC" w:rsidP="00422D91">
            <w:pPr>
              <w:pStyle w:val="ListParagraph"/>
              <w:numPr>
                <w:ilvl w:val="0"/>
                <w:numId w:val="16"/>
              </w:numPr>
              <w:spacing w:after="0" w:line="240" w:lineRule="auto"/>
              <w:jc w:val="center"/>
              <w:rPr>
                <w:rFonts w:asciiTheme="majorBidi" w:hAnsiTheme="majorBidi" w:cstheme="majorBidi"/>
                <w:b/>
                <w:bCs/>
                <w:sz w:val="24"/>
                <w:szCs w:val="24"/>
              </w:rPr>
            </w:pPr>
          </w:p>
        </w:tc>
        <w:tc>
          <w:tcPr>
            <w:tcW w:w="873" w:type="dxa"/>
            <w:vMerge w:val="restart"/>
          </w:tcPr>
          <w:p w14:paraId="7F2D138E" w14:textId="317D9706" w:rsidR="005838BC" w:rsidRPr="006906D6" w:rsidRDefault="005838BC" w:rsidP="00CC294B">
            <w:pPr>
              <w:rPr>
                <w:rFonts w:asciiTheme="majorBidi" w:hAnsiTheme="majorBidi" w:cstheme="majorBidi"/>
                <w:sz w:val="24"/>
                <w:szCs w:val="24"/>
              </w:rPr>
            </w:pPr>
            <w:r w:rsidRPr="006906D6">
              <w:rPr>
                <w:rFonts w:asciiTheme="majorBidi" w:hAnsiTheme="majorBidi" w:cstheme="majorBidi"/>
                <w:sz w:val="24"/>
                <w:szCs w:val="24"/>
              </w:rPr>
              <w:t>All cases of PK</w:t>
            </w:r>
          </w:p>
        </w:tc>
        <w:tc>
          <w:tcPr>
            <w:tcW w:w="2364" w:type="dxa"/>
          </w:tcPr>
          <w:p w14:paraId="7F543CA5" w14:textId="0D6EC386" w:rsidR="005838BC" w:rsidRPr="006906D6" w:rsidRDefault="006D671F" w:rsidP="00CC294B">
            <w:pPr>
              <w:rPr>
                <w:rFonts w:asciiTheme="majorBidi" w:hAnsiTheme="majorBidi" w:cstheme="majorBidi"/>
                <w:sz w:val="24"/>
                <w:szCs w:val="24"/>
              </w:rPr>
            </w:pPr>
            <w:r w:rsidRPr="006906D6">
              <w:rPr>
                <w:rFonts w:asciiTheme="majorBidi" w:hAnsiTheme="majorBidi" w:cstheme="majorBidi"/>
                <w:sz w:val="24"/>
                <w:szCs w:val="24"/>
              </w:rPr>
              <w:t xml:space="preserve">Uniqueness </w:t>
            </w:r>
            <w:r w:rsidR="0008675A" w:rsidRPr="006906D6">
              <w:rPr>
                <w:rFonts w:asciiTheme="majorBidi" w:hAnsiTheme="majorBidi" w:cstheme="majorBidi"/>
                <w:sz w:val="24"/>
                <w:szCs w:val="24"/>
              </w:rPr>
              <w:t xml:space="preserve">in the ‘CLUBS’ table to ensure that the ID of the club is unique </w:t>
            </w:r>
          </w:p>
        </w:tc>
        <w:tc>
          <w:tcPr>
            <w:tcW w:w="5598" w:type="dxa"/>
          </w:tcPr>
          <w:p w14:paraId="5DA79521" w14:textId="0996488B" w:rsidR="005838BC" w:rsidRPr="006906D6" w:rsidRDefault="00E60193"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6569B0CB" wp14:editId="49E31431">
                  <wp:extent cx="2901639" cy="982430"/>
                  <wp:effectExtent l="0" t="0" r="0" b="8255"/>
                  <wp:docPr id="98121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18739" name=""/>
                          <pic:cNvPicPr/>
                        </pic:nvPicPr>
                        <pic:blipFill>
                          <a:blip r:embed="rId30"/>
                          <a:stretch>
                            <a:fillRect/>
                          </a:stretch>
                        </pic:blipFill>
                        <pic:spPr>
                          <a:xfrm>
                            <a:off x="0" y="0"/>
                            <a:ext cx="2913323" cy="986386"/>
                          </a:xfrm>
                          <a:prstGeom prst="rect">
                            <a:avLst/>
                          </a:prstGeom>
                        </pic:spPr>
                      </pic:pic>
                    </a:graphicData>
                  </a:graphic>
                </wp:inline>
              </w:drawing>
            </w:r>
          </w:p>
        </w:tc>
      </w:tr>
      <w:tr w:rsidR="000109AB" w:rsidRPr="006906D6" w14:paraId="6C8DCEA4" w14:textId="77777777" w:rsidTr="00A76E1F">
        <w:trPr>
          <w:trHeight w:val="383"/>
        </w:trPr>
        <w:tc>
          <w:tcPr>
            <w:tcW w:w="1356" w:type="dxa"/>
            <w:vMerge/>
            <w:shd w:val="clear" w:color="auto" w:fill="auto"/>
          </w:tcPr>
          <w:p w14:paraId="356F0033" w14:textId="77777777" w:rsidR="005838BC" w:rsidRPr="006906D6" w:rsidRDefault="005838BC" w:rsidP="00422D91">
            <w:pPr>
              <w:pStyle w:val="ListParagraph"/>
              <w:numPr>
                <w:ilvl w:val="0"/>
                <w:numId w:val="16"/>
              </w:numPr>
              <w:spacing w:after="0" w:line="240" w:lineRule="auto"/>
              <w:jc w:val="center"/>
              <w:rPr>
                <w:rFonts w:asciiTheme="majorBidi" w:hAnsiTheme="majorBidi" w:cstheme="majorBidi"/>
                <w:b/>
                <w:bCs/>
                <w:sz w:val="24"/>
                <w:szCs w:val="24"/>
              </w:rPr>
            </w:pPr>
          </w:p>
        </w:tc>
        <w:tc>
          <w:tcPr>
            <w:tcW w:w="873" w:type="dxa"/>
            <w:vMerge/>
          </w:tcPr>
          <w:p w14:paraId="7E677CA4" w14:textId="77777777" w:rsidR="005838BC" w:rsidRPr="006906D6" w:rsidRDefault="005838BC" w:rsidP="00CC294B">
            <w:pPr>
              <w:rPr>
                <w:rFonts w:asciiTheme="majorBidi" w:hAnsiTheme="majorBidi" w:cstheme="majorBidi"/>
                <w:sz w:val="24"/>
                <w:szCs w:val="24"/>
              </w:rPr>
            </w:pPr>
          </w:p>
        </w:tc>
        <w:tc>
          <w:tcPr>
            <w:tcW w:w="2364" w:type="dxa"/>
          </w:tcPr>
          <w:p w14:paraId="632590CB" w14:textId="3F508CF8" w:rsidR="005838BC" w:rsidRPr="006906D6" w:rsidRDefault="006D671F" w:rsidP="00CC294B">
            <w:pPr>
              <w:rPr>
                <w:rFonts w:asciiTheme="majorBidi" w:hAnsiTheme="majorBidi" w:cstheme="majorBidi"/>
                <w:sz w:val="24"/>
                <w:szCs w:val="24"/>
              </w:rPr>
            </w:pPr>
            <w:r w:rsidRPr="006906D6">
              <w:rPr>
                <w:rFonts w:asciiTheme="majorBidi" w:hAnsiTheme="majorBidi" w:cstheme="majorBidi"/>
                <w:sz w:val="24"/>
                <w:szCs w:val="24"/>
              </w:rPr>
              <w:t xml:space="preserve">Nullability </w:t>
            </w:r>
            <w:r w:rsidR="001F6967" w:rsidRPr="006906D6">
              <w:rPr>
                <w:rFonts w:asciiTheme="majorBidi" w:hAnsiTheme="majorBidi" w:cstheme="majorBidi"/>
                <w:sz w:val="24"/>
                <w:szCs w:val="24"/>
              </w:rPr>
              <w:t>on th</w:t>
            </w:r>
            <w:r w:rsidR="0006470C" w:rsidRPr="006906D6">
              <w:rPr>
                <w:rFonts w:asciiTheme="majorBidi" w:hAnsiTheme="majorBidi" w:cstheme="majorBidi"/>
                <w:sz w:val="24"/>
                <w:szCs w:val="24"/>
              </w:rPr>
              <w:t>e clubs table</w:t>
            </w:r>
            <w:r w:rsidR="001979CC" w:rsidRPr="006906D6">
              <w:rPr>
                <w:rFonts w:asciiTheme="majorBidi" w:hAnsiTheme="majorBidi" w:cstheme="majorBidi"/>
                <w:sz w:val="24"/>
                <w:szCs w:val="24"/>
              </w:rPr>
              <w:t xml:space="preserve"> means </w:t>
            </w:r>
            <w:r w:rsidR="007F76F1" w:rsidRPr="006906D6">
              <w:rPr>
                <w:rFonts w:asciiTheme="majorBidi" w:hAnsiTheme="majorBidi" w:cstheme="majorBidi"/>
                <w:sz w:val="24"/>
                <w:szCs w:val="24"/>
              </w:rPr>
              <w:t xml:space="preserve">you cannot insert a null value CLUBS_ID. </w:t>
            </w:r>
            <w:r w:rsidR="001F6967" w:rsidRPr="006906D6">
              <w:rPr>
                <w:rFonts w:asciiTheme="majorBidi" w:hAnsiTheme="majorBidi" w:cstheme="majorBidi"/>
                <w:sz w:val="24"/>
                <w:szCs w:val="24"/>
              </w:rPr>
              <w:t xml:space="preserve">  </w:t>
            </w:r>
          </w:p>
        </w:tc>
        <w:tc>
          <w:tcPr>
            <w:tcW w:w="5598" w:type="dxa"/>
          </w:tcPr>
          <w:p w14:paraId="3330A745" w14:textId="3DC9B4F7" w:rsidR="005838BC" w:rsidRPr="006906D6" w:rsidRDefault="00D37011"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7E304BFB" wp14:editId="40B82B9C">
                  <wp:extent cx="3255010" cy="944119"/>
                  <wp:effectExtent l="0" t="0" r="2540" b="8890"/>
                  <wp:docPr id="188656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68319" name=""/>
                          <pic:cNvPicPr/>
                        </pic:nvPicPr>
                        <pic:blipFill>
                          <a:blip r:embed="rId31"/>
                          <a:stretch>
                            <a:fillRect/>
                          </a:stretch>
                        </pic:blipFill>
                        <pic:spPr>
                          <a:xfrm>
                            <a:off x="0" y="0"/>
                            <a:ext cx="3264979" cy="947011"/>
                          </a:xfrm>
                          <a:prstGeom prst="rect">
                            <a:avLst/>
                          </a:prstGeom>
                        </pic:spPr>
                      </pic:pic>
                    </a:graphicData>
                  </a:graphic>
                </wp:inline>
              </w:drawing>
            </w:r>
          </w:p>
        </w:tc>
      </w:tr>
      <w:tr w:rsidR="000109AB" w:rsidRPr="006906D6" w14:paraId="27CA0984" w14:textId="77777777" w:rsidTr="00A76E1F">
        <w:trPr>
          <w:trHeight w:val="194"/>
        </w:trPr>
        <w:tc>
          <w:tcPr>
            <w:tcW w:w="1356" w:type="dxa"/>
            <w:vMerge w:val="restart"/>
            <w:shd w:val="clear" w:color="auto" w:fill="auto"/>
          </w:tcPr>
          <w:p w14:paraId="0206CAEF" w14:textId="77777777" w:rsidR="005838BC" w:rsidRPr="006906D6" w:rsidRDefault="005838BC" w:rsidP="00422D91">
            <w:pPr>
              <w:pStyle w:val="ListParagraph"/>
              <w:numPr>
                <w:ilvl w:val="0"/>
                <w:numId w:val="16"/>
              </w:numPr>
              <w:spacing w:after="0" w:line="240" w:lineRule="auto"/>
              <w:jc w:val="center"/>
              <w:rPr>
                <w:rFonts w:asciiTheme="majorBidi" w:hAnsiTheme="majorBidi" w:cstheme="majorBidi"/>
                <w:b/>
                <w:bCs/>
                <w:sz w:val="24"/>
                <w:szCs w:val="24"/>
              </w:rPr>
            </w:pPr>
          </w:p>
        </w:tc>
        <w:tc>
          <w:tcPr>
            <w:tcW w:w="873" w:type="dxa"/>
            <w:vMerge w:val="restart"/>
          </w:tcPr>
          <w:p w14:paraId="59A3D4C4" w14:textId="78808C17" w:rsidR="005838BC" w:rsidRPr="006906D6" w:rsidRDefault="005838BC" w:rsidP="00CC294B">
            <w:pPr>
              <w:rPr>
                <w:rFonts w:asciiTheme="majorBidi" w:hAnsiTheme="majorBidi" w:cstheme="majorBidi"/>
                <w:sz w:val="24"/>
                <w:szCs w:val="24"/>
              </w:rPr>
            </w:pPr>
            <w:r w:rsidRPr="006906D6">
              <w:rPr>
                <w:rFonts w:asciiTheme="majorBidi" w:hAnsiTheme="majorBidi" w:cstheme="majorBidi"/>
                <w:sz w:val="24"/>
                <w:szCs w:val="24"/>
              </w:rPr>
              <w:t>All cases of FK</w:t>
            </w:r>
          </w:p>
        </w:tc>
        <w:tc>
          <w:tcPr>
            <w:tcW w:w="2364" w:type="dxa"/>
          </w:tcPr>
          <w:p w14:paraId="7D265367" w14:textId="132CA1DD" w:rsidR="005838BC" w:rsidRPr="006906D6" w:rsidRDefault="007D68CE" w:rsidP="00CC294B">
            <w:pPr>
              <w:rPr>
                <w:rFonts w:asciiTheme="majorBidi" w:hAnsiTheme="majorBidi" w:cstheme="majorBidi"/>
                <w:sz w:val="24"/>
                <w:szCs w:val="24"/>
              </w:rPr>
            </w:pPr>
            <w:r w:rsidRPr="006906D6">
              <w:rPr>
                <w:rFonts w:asciiTheme="majorBidi" w:hAnsiTheme="majorBidi" w:cstheme="majorBidi"/>
                <w:sz w:val="24"/>
                <w:szCs w:val="24"/>
              </w:rPr>
              <w:t>Referential</w:t>
            </w:r>
            <w:r w:rsidR="00933F0B" w:rsidRPr="006906D6">
              <w:rPr>
                <w:rFonts w:asciiTheme="majorBidi" w:hAnsiTheme="majorBidi" w:cstheme="majorBidi"/>
                <w:sz w:val="24"/>
                <w:szCs w:val="24"/>
              </w:rPr>
              <w:t xml:space="preserve"> integrity</w:t>
            </w:r>
            <w:r w:rsidR="009505D8" w:rsidRPr="006906D6">
              <w:rPr>
                <w:rFonts w:asciiTheme="majorBidi" w:hAnsiTheme="majorBidi" w:cstheme="majorBidi"/>
                <w:sz w:val="24"/>
                <w:szCs w:val="24"/>
              </w:rPr>
              <w:t xml:space="preserve"> since </w:t>
            </w:r>
            <w:r w:rsidR="00933F0B" w:rsidRPr="006906D6">
              <w:rPr>
                <w:rFonts w:asciiTheme="majorBidi" w:hAnsiTheme="majorBidi" w:cstheme="majorBidi"/>
                <w:sz w:val="24"/>
                <w:szCs w:val="24"/>
              </w:rPr>
              <w:t>I inserted a statement into t</w:t>
            </w:r>
            <w:r w:rsidRPr="006906D6">
              <w:rPr>
                <w:rFonts w:asciiTheme="majorBidi" w:hAnsiTheme="majorBidi" w:cstheme="majorBidi"/>
                <w:sz w:val="24"/>
                <w:szCs w:val="24"/>
              </w:rPr>
              <w:t>h</w:t>
            </w:r>
            <w:r w:rsidR="00933F0B" w:rsidRPr="006906D6">
              <w:rPr>
                <w:rFonts w:asciiTheme="majorBidi" w:hAnsiTheme="majorBidi" w:cstheme="majorBidi"/>
                <w:sz w:val="24"/>
                <w:szCs w:val="24"/>
              </w:rPr>
              <w:t xml:space="preserve">e </w:t>
            </w:r>
            <w:r w:rsidRPr="006906D6">
              <w:rPr>
                <w:rFonts w:asciiTheme="majorBidi" w:hAnsiTheme="majorBidi" w:cstheme="majorBidi"/>
                <w:sz w:val="24"/>
                <w:szCs w:val="24"/>
              </w:rPr>
              <w:t>candidate</w:t>
            </w:r>
            <w:r w:rsidR="00933F0B" w:rsidRPr="006906D6">
              <w:rPr>
                <w:rFonts w:asciiTheme="majorBidi" w:hAnsiTheme="majorBidi" w:cstheme="majorBidi"/>
                <w:sz w:val="24"/>
                <w:szCs w:val="24"/>
              </w:rPr>
              <w:t xml:space="preserve"> table with a </w:t>
            </w:r>
            <w:proofErr w:type="spellStart"/>
            <w:r w:rsidR="00933F0B" w:rsidRPr="006906D6">
              <w:rPr>
                <w:rFonts w:asciiTheme="majorBidi" w:hAnsiTheme="majorBidi" w:cstheme="majorBidi"/>
                <w:sz w:val="24"/>
                <w:szCs w:val="24"/>
              </w:rPr>
              <w:t>club_id</w:t>
            </w:r>
            <w:proofErr w:type="spellEnd"/>
            <w:r w:rsidR="00933F0B" w:rsidRPr="006906D6">
              <w:rPr>
                <w:rFonts w:asciiTheme="majorBidi" w:hAnsiTheme="majorBidi" w:cstheme="majorBidi"/>
                <w:sz w:val="24"/>
                <w:szCs w:val="24"/>
              </w:rPr>
              <w:t xml:space="preserve"> that doesn’t exist</w:t>
            </w:r>
            <w:r w:rsidRPr="006906D6">
              <w:rPr>
                <w:rFonts w:asciiTheme="majorBidi" w:hAnsiTheme="majorBidi" w:cstheme="majorBidi"/>
                <w:sz w:val="24"/>
                <w:szCs w:val="24"/>
              </w:rPr>
              <w:t xml:space="preserve"> into the foreign key in the </w:t>
            </w:r>
            <w:r w:rsidR="00BA7547" w:rsidRPr="006906D6">
              <w:rPr>
                <w:rFonts w:asciiTheme="majorBidi" w:hAnsiTheme="majorBidi" w:cstheme="majorBidi"/>
                <w:sz w:val="24"/>
                <w:szCs w:val="24"/>
              </w:rPr>
              <w:t>candidate’s</w:t>
            </w:r>
            <w:r w:rsidRPr="006906D6">
              <w:rPr>
                <w:rFonts w:asciiTheme="majorBidi" w:hAnsiTheme="majorBidi" w:cstheme="majorBidi"/>
                <w:sz w:val="24"/>
                <w:szCs w:val="24"/>
              </w:rPr>
              <w:t xml:space="preserve"> table. </w:t>
            </w:r>
            <w:r w:rsidR="00933F0B" w:rsidRPr="006906D6">
              <w:rPr>
                <w:rFonts w:asciiTheme="majorBidi" w:hAnsiTheme="majorBidi" w:cstheme="majorBidi"/>
                <w:sz w:val="24"/>
                <w:szCs w:val="24"/>
              </w:rPr>
              <w:t xml:space="preserve"> </w:t>
            </w:r>
          </w:p>
        </w:tc>
        <w:tc>
          <w:tcPr>
            <w:tcW w:w="5598" w:type="dxa"/>
          </w:tcPr>
          <w:p w14:paraId="425A9319" w14:textId="5D10C26D" w:rsidR="005838BC" w:rsidRPr="006906D6" w:rsidRDefault="009505D8"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66FFC096" wp14:editId="5D250B06">
                  <wp:extent cx="3546231" cy="849923"/>
                  <wp:effectExtent l="0" t="0" r="0" b="7620"/>
                  <wp:docPr id="18364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98014" name=""/>
                          <pic:cNvPicPr/>
                        </pic:nvPicPr>
                        <pic:blipFill rotWithShape="1">
                          <a:blip r:embed="rId32"/>
                          <a:srcRect l="306" t="20892" r="7216" b="-2782"/>
                          <a:stretch/>
                        </pic:blipFill>
                        <pic:spPr bwMode="auto">
                          <a:xfrm>
                            <a:off x="0" y="0"/>
                            <a:ext cx="3693223" cy="885153"/>
                          </a:xfrm>
                          <a:prstGeom prst="rect">
                            <a:avLst/>
                          </a:prstGeom>
                          <a:ln>
                            <a:noFill/>
                          </a:ln>
                          <a:extLst>
                            <a:ext uri="{53640926-AAD7-44D8-BBD7-CCE9431645EC}">
                              <a14:shadowObscured xmlns:a14="http://schemas.microsoft.com/office/drawing/2010/main"/>
                            </a:ext>
                          </a:extLst>
                        </pic:spPr>
                      </pic:pic>
                    </a:graphicData>
                  </a:graphic>
                </wp:inline>
              </w:drawing>
            </w:r>
          </w:p>
        </w:tc>
      </w:tr>
      <w:tr w:rsidR="000109AB" w:rsidRPr="006906D6" w14:paraId="28BA5282" w14:textId="77777777" w:rsidTr="00A76E1F">
        <w:trPr>
          <w:trHeight w:val="191"/>
        </w:trPr>
        <w:tc>
          <w:tcPr>
            <w:tcW w:w="1356" w:type="dxa"/>
            <w:vMerge/>
            <w:shd w:val="clear" w:color="auto" w:fill="auto"/>
          </w:tcPr>
          <w:p w14:paraId="32B556C8" w14:textId="77777777" w:rsidR="005838BC" w:rsidRPr="006906D6" w:rsidRDefault="005838BC" w:rsidP="00422D91">
            <w:pPr>
              <w:pStyle w:val="ListParagraph"/>
              <w:numPr>
                <w:ilvl w:val="0"/>
                <w:numId w:val="16"/>
              </w:numPr>
              <w:spacing w:after="0" w:line="240" w:lineRule="auto"/>
              <w:jc w:val="center"/>
              <w:rPr>
                <w:rFonts w:asciiTheme="majorBidi" w:hAnsiTheme="majorBidi" w:cstheme="majorBidi"/>
                <w:b/>
                <w:bCs/>
                <w:sz w:val="24"/>
                <w:szCs w:val="24"/>
              </w:rPr>
            </w:pPr>
          </w:p>
        </w:tc>
        <w:tc>
          <w:tcPr>
            <w:tcW w:w="873" w:type="dxa"/>
            <w:vMerge/>
          </w:tcPr>
          <w:p w14:paraId="71CF0F38" w14:textId="77777777" w:rsidR="005838BC" w:rsidRPr="006906D6" w:rsidRDefault="005838BC" w:rsidP="00CC294B">
            <w:pPr>
              <w:rPr>
                <w:rFonts w:asciiTheme="majorBidi" w:hAnsiTheme="majorBidi" w:cstheme="majorBidi"/>
                <w:sz w:val="24"/>
                <w:szCs w:val="24"/>
              </w:rPr>
            </w:pPr>
          </w:p>
        </w:tc>
        <w:tc>
          <w:tcPr>
            <w:tcW w:w="2364" w:type="dxa"/>
          </w:tcPr>
          <w:p w14:paraId="2F87CC02" w14:textId="641A025C" w:rsidR="005838BC" w:rsidRPr="006906D6" w:rsidRDefault="00084C63" w:rsidP="008F3260">
            <w:pPr>
              <w:rPr>
                <w:rFonts w:asciiTheme="majorBidi" w:hAnsiTheme="majorBidi" w:cstheme="majorBidi"/>
                <w:sz w:val="24"/>
                <w:szCs w:val="24"/>
              </w:rPr>
            </w:pPr>
            <w:r w:rsidRPr="006906D6">
              <w:rPr>
                <w:rFonts w:asciiTheme="majorBidi" w:hAnsiTheme="majorBidi" w:cstheme="majorBidi"/>
                <w:sz w:val="24"/>
                <w:szCs w:val="24"/>
              </w:rPr>
              <w:t xml:space="preserve">On update cascade on the FK in the </w:t>
            </w:r>
            <w:r w:rsidR="008F3260" w:rsidRPr="006906D6">
              <w:rPr>
                <w:rFonts w:asciiTheme="majorBidi" w:hAnsiTheme="majorBidi" w:cstheme="majorBidi"/>
                <w:sz w:val="24"/>
                <w:szCs w:val="24"/>
              </w:rPr>
              <w:t>mentor's</w:t>
            </w:r>
            <w:r w:rsidRPr="006906D6">
              <w:rPr>
                <w:rFonts w:asciiTheme="majorBidi" w:hAnsiTheme="majorBidi" w:cstheme="majorBidi"/>
                <w:sz w:val="24"/>
                <w:szCs w:val="24"/>
              </w:rPr>
              <w:t xml:space="preserve"> table and specifically</w:t>
            </w:r>
            <w:r w:rsidR="008F3260" w:rsidRPr="006906D6">
              <w:rPr>
                <w:rFonts w:asciiTheme="majorBidi" w:hAnsiTheme="majorBidi" w:cstheme="majorBidi"/>
                <w:sz w:val="24"/>
                <w:szCs w:val="24"/>
              </w:rPr>
              <w:t>,</w:t>
            </w:r>
            <w:r w:rsidRPr="006906D6">
              <w:rPr>
                <w:rFonts w:asciiTheme="majorBidi" w:hAnsiTheme="majorBidi" w:cstheme="majorBidi"/>
                <w:sz w:val="24"/>
                <w:szCs w:val="24"/>
              </w:rPr>
              <w:t xml:space="preserve"> the FK (</w:t>
            </w:r>
            <w:proofErr w:type="spellStart"/>
            <w:r w:rsidR="005D60F4" w:rsidRPr="006906D6">
              <w:rPr>
                <w:rFonts w:asciiTheme="majorBidi" w:hAnsiTheme="majorBidi" w:cstheme="majorBidi"/>
                <w:sz w:val="24"/>
                <w:szCs w:val="24"/>
              </w:rPr>
              <w:t>mentor</w:t>
            </w:r>
            <w:r w:rsidRPr="006906D6">
              <w:rPr>
                <w:rFonts w:asciiTheme="majorBidi" w:hAnsiTheme="majorBidi" w:cstheme="majorBidi"/>
                <w:sz w:val="24"/>
                <w:szCs w:val="24"/>
              </w:rPr>
              <w:t>_candidates_fk</w:t>
            </w:r>
            <w:proofErr w:type="spellEnd"/>
            <w:r w:rsidR="005D60F4" w:rsidRPr="006906D6">
              <w:rPr>
                <w:rFonts w:asciiTheme="majorBidi" w:hAnsiTheme="majorBidi" w:cstheme="majorBidi"/>
                <w:sz w:val="24"/>
                <w:szCs w:val="24"/>
              </w:rPr>
              <w:t xml:space="preserve">), so that when anything is updated from the </w:t>
            </w:r>
            <w:r w:rsidR="008F3260" w:rsidRPr="006906D6">
              <w:rPr>
                <w:rFonts w:asciiTheme="majorBidi" w:hAnsiTheme="majorBidi" w:cstheme="majorBidi"/>
                <w:sz w:val="24"/>
                <w:szCs w:val="24"/>
              </w:rPr>
              <w:t>candidate's</w:t>
            </w:r>
            <w:r w:rsidR="005D60F4" w:rsidRPr="006906D6">
              <w:rPr>
                <w:rFonts w:asciiTheme="majorBidi" w:hAnsiTheme="majorBidi" w:cstheme="majorBidi"/>
                <w:sz w:val="24"/>
                <w:szCs w:val="24"/>
              </w:rPr>
              <w:t xml:space="preserve"> table on the PK (</w:t>
            </w:r>
            <w:proofErr w:type="spellStart"/>
            <w:r w:rsidR="00C01DB6" w:rsidRPr="006906D6">
              <w:rPr>
                <w:rFonts w:asciiTheme="majorBidi" w:hAnsiTheme="majorBidi" w:cstheme="majorBidi"/>
                <w:sz w:val="24"/>
                <w:szCs w:val="24"/>
              </w:rPr>
              <w:t>candidates_</w:t>
            </w:r>
            <w:proofErr w:type="gramStart"/>
            <w:r w:rsidR="00C01DB6" w:rsidRPr="006906D6">
              <w:rPr>
                <w:rFonts w:asciiTheme="majorBidi" w:hAnsiTheme="majorBidi" w:cstheme="majorBidi"/>
                <w:sz w:val="24"/>
                <w:szCs w:val="24"/>
              </w:rPr>
              <w:t>id</w:t>
            </w:r>
            <w:proofErr w:type="spellEnd"/>
            <w:r w:rsidR="00C01DB6" w:rsidRPr="006906D6">
              <w:rPr>
                <w:rFonts w:asciiTheme="majorBidi" w:hAnsiTheme="majorBidi" w:cstheme="majorBidi"/>
                <w:sz w:val="24"/>
                <w:szCs w:val="24"/>
              </w:rPr>
              <w:t xml:space="preserve">) </w:t>
            </w:r>
            <w:r w:rsidR="005D60F4" w:rsidRPr="006906D6">
              <w:rPr>
                <w:rFonts w:asciiTheme="majorBidi" w:hAnsiTheme="majorBidi" w:cstheme="majorBidi"/>
                <w:sz w:val="24"/>
                <w:szCs w:val="24"/>
              </w:rPr>
              <w:t xml:space="preserve"> it</w:t>
            </w:r>
            <w:proofErr w:type="gramEnd"/>
            <w:r w:rsidR="005D60F4" w:rsidRPr="006906D6">
              <w:rPr>
                <w:rFonts w:asciiTheme="majorBidi" w:hAnsiTheme="majorBidi" w:cstheme="majorBidi"/>
                <w:sz w:val="24"/>
                <w:szCs w:val="24"/>
              </w:rPr>
              <w:t xml:space="preserve"> will </w:t>
            </w:r>
            <w:r w:rsidR="00C01DB6" w:rsidRPr="006906D6">
              <w:rPr>
                <w:rFonts w:asciiTheme="majorBidi" w:hAnsiTheme="majorBidi" w:cstheme="majorBidi"/>
                <w:sz w:val="24"/>
                <w:szCs w:val="24"/>
              </w:rPr>
              <w:t xml:space="preserve">also be updated on the </w:t>
            </w:r>
            <w:r w:rsidR="008F3260" w:rsidRPr="006906D6">
              <w:rPr>
                <w:rFonts w:asciiTheme="majorBidi" w:hAnsiTheme="majorBidi" w:cstheme="majorBidi"/>
                <w:sz w:val="24"/>
                <w:szCs w:val="24"/>
              </w:rPr>
              <w:t>mentors'</w:t>
            </w:r>
            <w:r w:rsidR="00C01DB6" w:rsidRPr="006906D6">
              <w:rPr>
                <w:rFonts w:asciiTheme="majorBidi" w:hAnsiTheme="majorBidi" w:cstheme="majorBidi"/>
                <w:sz w:val="24"/>
                <w:szCs w:val="24"/>
              </w:rPr>
              <w:t xml:space="preserve"> tale on the FK </w:t>
            </w:r>
          </w:p>
        </w:tc>
        <w:tc>
          <w:tcPr>
            <w:tcW w:w="5598" w:type="dxa"/>
          </w:tcPr>
          <w:p w14:paraId="38099104" w14:textId="77777777" w:rsidR="005838BC" w:rsidRPr="006906D6" w:rsidRDefault="008F3260"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44459F48" wp14:editId="32FF84D3">
                  <wp:extent cx="3048000" cy="1998456"/>
                  <wp:effectExtent l="0" t="0" r="0" b="1905"/>
                  <wp:docPr id="52383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31365" name=""/>
                          <pic:cNvPicPr/>
                        </pic:nvPicPr>
                        <pic:blipFill>
                          <a:blip r:embed="rId33"/>
                          <a:stretch>
                            <a:fillRect/>
                          </a:stretch>
                        </pic:blipFill>
                        <pic:spPr>
                          <a:xfrm>
                            <a:off x="0" y="0"/>
                            <a:ext cx="3065422" cy="2009879"/>
                          </a:xfrm>
                          <a:prstGeom prst="rect">
                            <a:avLst/>
                          </a:prstGeom>
                        </pic:spPr>
                      </pic:pic>
                    </a:graphicData>
                  </a:graphic>
                </wp:inline>
              </w:drawing>
            </w:r>
          </w:p>
          <w:p w14:paraId="08655549" w14:textId="77777777" w:rsidR="00A9539E" w:rsidRPr="006906D6" w:rsidRDefault="00A9539E" w:rsidP="00CC294B">
            <w:pPr>
              <w:rPr>
                <w:rFonts w:asciiTheme="majorBidi" w:hAnsiTheme="majorBidi" w:cstheme="majorBidi"/>
                <w:sz w:val="24"/>
                <w:szCs w:val="24"/>
              </w:rPr>
            </w:pPr>
            <w:r w:rsidRPr="006906D6">
              <w:rPr>
                <w:rFonts w:asciiTheme="majorBidi" w:hAnsiTheme="majorBidi" w:cstheme="majorBidi"/>
                <w:sz w:val="24"/>
                <w:szCs w:val="24"/>
              </w:rPr>
              <w:t xml:space="preserve"> Before: </w:t>
            </w:r>
          </w:p>
          <w:p w14:paraId="07AA3B87" w14:textId="2EA66BD7" w:rsidR="00A9539E" w:rsidRPr="006906D6" w:rsidRDefault="00A9539E" w:rsidP="00CC294B">
            <w:pPr>
              <w:rPr>
                <w:rFonts w:asciiTheme="majorBidi" w:hAnsiTheme="majorBidi" w:cstheme="majorBidi"/>
                <w:sz w:val="24"/>
                <w:szCs w:val="24"/>
              </w:rPr>
            </w:pPr>
            <w:r w:rsidRPr="006906D6">
              <w:rPr>
                <w:rFonts w:asciiTheme="majorBidi" w:hAnsiTheme="majorBidi" w:cstheme="majorBidi"/>
                <w:noProof/>
                <w:sz w:val="24"/>
                <w:szCs w:val="24"/>
              </w:rPr>
              <w:lastRenderedPageBreak/>
              <w:drawing>
                <wp:inline distT="0" distB="0" distL="0" distR="0" wp14:anchorId="4183D752" wp14:editId="6C83BBC8">
                  <wp:extent cx="2182671" cy="3234266"/>
                  <wp:effectExtent l="0" t="0" r="8255" b="4445"/>
                  <wp:docPr id="63424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46469" name=""/>
                          <pic:cNvPicPr/>
                        </pic:nvPicPr>
                        <pic:blipFill>
                          <a:blip r:embed="rId34"/>
                          <a:stretch>
                            <a:fillRect/>
                          </a:stretch>
                        </pic:blipFill>
                        <pic:spPr>
                          <a:xfrm>
                            <a:off x="0" y="0"/>
                            <a:ext cx="2184215" cy="3236554"/>
                          </a:xfrm>
                          <a:prstGeom prst="rect">
                            <a:avLst/>
                          </a:prstGeom>
                        </pic:spPr>
                      </pic:pic>
                    </a:graphicData>
                  </a:graphic>
                </wp:inline>
              </w:drawing>
            </w:r>
          </w:p>
        </w:tc>
      </w:tr>
      <w:tr w:rsidR="000109AB" w:rsidRPr="006906D6" w14:paraId="3142A9C2" w14:textId="77777777" w:rsidTr="00A76E1F">
        <w:trPr>
          <w:trHeight w:val="191"/>
        </w:trPr>
        <w:tc>
          <w:tcPr>
            <w:tcW w:w="1356" w:type="dxa"/>
            <w:vMerge/>
            <w:shd w:val="clear" w:color="auto" w:fill="auto"/>
          </w:tcPr>
          <w:p w14:paraId="0EFBFC01" w14:textId="77777777" w:rsidR="005838BC" w:rsidRPr="006906D6" w:rsidRDefault="005838BC" w:rsidP="00422D91">
            <w:pPr>
              <w:pStyle w:val="ListParagraph"/>
              <w:numPr>
                <w:ilvl w:val="0"/>
                <w:numId w:val="16"/>
              </w:numPr>
              <w:spacing w:after="0" w:line="240" w:lineRule="auto"/>
              <w:jc w:val="center"/>
              <w:rPr>
                <w:rFonts w:asciiTheme="majorBidi" w:hAnsiTheme="majorBidi" w:cstheme="majorBidi"/>
                <w:b/>
                <w:bCs/>
                <w:sz w:val="24"/>
                <w:szCs w:val="24"/>
              </w:rPr>
            </w:pPr>
          </w:p>
        </w:tc>
        <w:tc>
          <w:tcPr>
            <w:tcW w:w="873" w:type="dxa"/>
            <w:vMerge/>
          </w:tcPr>
          <w:p w14:paraId="73FF5D5F" w14:textId="77777777" w:rsidR="005838BC" w:rsidRPr="006906D6" w:rsidRDefault="005838BC" w:rsidP="00CC294B">
            <w:pPr>
              <w:rPr>
                <w:rFonts w:asciiTheme="majorBidi" w:hAnsiTheme="majorBidi" w:cstheme="majorBidi"/>
                <w:sz w:val="24"/>
                <w:szCs w:val="24"/>
              </w:rPr>
            </w:pPr>
          </w:p>
        </w:tc>
        <w:tc>
          <w:tcPr>
            <w:tcW w:w="2364" w:type="dxa"/>
          </w:tcPr>
          <w:p w14:paraId="758A95A6" w14:textId="05731C89" w:rsidR="005838BC" w:rsidRPr="006906D6" w:rsidRDefault="004D5940" w:rsidP="00CC294B">
            <w:pPr>
              <w:rPr>
                <w:rFonts w:asciiTheme="majorBidi" w:hAnsiTheme="majorBidi" w:cstheme="majorBidi"/>
                <w:sz w:val="24"/>
                <w:szCs w:val="24"/>
              </w:rPr>
            </w:pPr>
            <w:r w:rsidRPr="006906D6">
              <w:rPr>
                <w:rFonts w:asciiTheme="majorBidi" w:hAnsiTheme="majorBidi" w:cstheme="majorBidi"/>
                <w:sz w:val="24"/>
                <w:szCs w:val="24"/>
              </w:rPr>
              <w:t xml:space="preserve">Delete cascade </w:t>
            </w:r>
            <w:r w:rsidR="00396764" w:rsidRPr="006906D6">
              <w:rPr>
                <w:rFonts w:asciiTheme="majorBidi" w:hAnsiTheme="majorBidi" w:cstheme="majorBidi"/>
                <w:sz w:val="24"/>
                <w:szCs w:val="24"/>
              </w:rPr>
              <w:t xml:space="preserve">is applied on the </w:t>
            </w:r>
            <w:proofErr w:type="spellStart"/>
            <w:r w:rsidR="00FD0E5D" w:rsidRPr="006906D6">
              <w:rPr>
                <w:rFonts w:asciiTheme="majorBidi" w:hAnsiTheme="majorBidi" w:cstheme="majorBidi"/>
                <w:sz w:val="24"/>
                <w:szCs w:val="24"/>
              </w:rPr>
              <w:t>votes_voters_fk</w:t>
            </w:r>
            <w:proofErr w:type="spellEnd"/>
            <w:r w:rsidR="00FD0E5D" w:rsidRPr="006906D6">
              <w:rPr>
                <w:rFonts w:asciiTheme="majorBidi" w:hAnsiTheme="majorBidi" w:cstheme="majorBidi"/>
                <w:sz w:val="24"/>
                <w:szCs w:val="24"/>
              </w:rPr>
              <w:t xml:space="preserve"> in the votes table. If a row in the voter table was delete </w:t>
            </w:r>
            <w:proofErr w:type="gramStart"/>
            <w:r w:rsidR="00FD0E5D" w:rsidRPr="006906D6">
              <w:rPr>
                <w:rFonts w:asciiTheme="majorBidi" w:hAnsiTheme="majorBidi" w:cstheme="majorBidi"/>
                <w:sz w:val="24"/>
                <w:szCs w:val="24"/>
              </w:rPr>
              <w:t>( like</w:t>
            </w:r>
            <w:proofErr w:type="gramEnd"/>
            <w:r w:rsidR="00FD0E5D" w:rsidRPr="006906D6">
              <w:rPr>
                <w:rFonts w:asciiTheme="majorBidi" w:hAnsiTheme="majorBidi" w:cstheme="majorBidi"/>
                <w:sz w:val="24"/>
                <w:szCs w:val="24"/>
              </w:rPr>
              <w:t xml:space="preserve"> in the case shown in the screenshots where the voter with the ID=1 ) the voter will automatically be deleted from the votes table</w:t>
            </w:r>
          </w:p>
          <w:p w14:paraId="26ADE965" w14:textId="2C1A6A52" w:rsidR="001817AD" w:rsidRPr="006906D6" w:rsidRDefault="001817AD" w:rsidP="001817AD">
            <w:pPr>
              <w:rPr>
                <w:rFonts w:asciiTheme="majorBidi" w:hAnsiTheme="majorBidi" w:cstheme="majorBidi"/>
                <w:sz w:val="24"/>
                <w:szCs w:val="24"/>
              </w:rPr>
            </w:pPr>
          </w:p>
        </w:tc>
        <w:tc>
          <w:tcPr>
            <w:tcW w:w="5598" w:type="dxa"/>
          </w:tcPr>
          <w:p w14:paraId="4E2DB2E6" w14:textId="77777777" w:rsidR="005838BC" w:rsidRPr="006906D6" w:rsidRDefault="00351F59" w:rsidP="00CC294B">
            <w:pPr>
              <w:rPr>
                <w:rFonts w:asciiTheme="majorBidi" w:hAnsiTheme="majorBidi" w:cstheme="majorBidi"/>
                <w:sz w:val="24"/>
                <w:szCs w:val="24"/>
              </w:rPr>
            </w:pPr>
            <w:r w:rsidRPr="006906D6">
              <w:rPr>
                <w:rFonts w:asciiTheme="majorBidi" w:hAnsiTheme="majorBidi" w:cstheme="majorBidi"/>
                <w:sz w:val="24"/>
                <w:szCs w:val="24"/>
              </w:rPr>
              <w:t xml:space="preserve">Before: </w:t>
            </w:r>
          </w:p>
          <w:p w14:paraId="18AA23C6" w14:textId="77777777" w:rsidR="00351F59" w:rsidRPr="006906D6" w:rsidRDefault="00351F59"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4882454D" wp14:editId="3A08BF90">
                  <wp:extent cx="1868805" cy="2303411"/>
                  <wp:effectExtent l="0" t="0" r="0" b="1905"/>
                  <wp:docPr id="8378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5948" name=""/>
                          <pic:cNvPicPr/>
                        </pic:nvPicPr>
                        <pic:blipFill>
                          <a:blip r:embed="rId35"/>
                          <a:stretch>
                            <a:fillRect/>
                          </a:stretch>
                        </pic:blipFill>
                        <pic:spPr>
                          <a:xfrm>
                            <a:off x="0" y="0"/>
                            <a:ext cx="1869835" cy="2304680"/>
                          </a:xfrm>
                          <a:prstGeom prst="rect">
                            <a:avLst/>
                          </a:prstGeom>
                        </pic:spPr>
                      </pic:pic>
                    </a:graphicData>
                  </a:graphic>
                </wp:inline>
              </w:drawing>
            </w:r>
          </w:p>
          <w:p w14:paraId="443AC9C3" w14:textId="77777777" w:rsidR="00351F59" w:rsidRPr="006906D6" w:rsidRDefault="00351F59" w:rsidP="00CC294B">
            <w:pPr>
              <w:rPr>
                <w:rFonts w:asciiTheme="majorBidi" w:hAnsiTheme="majorBidi" w:cstheme="majorBidi"/>
                <w:sz w:val="24"/>
                <w:szCs w:val="24"/>
              </w:rPr>
            </w:pPr>
            <w:r w:rsidRPr="006906D6">
              <w:rPr>
                <w:rFonts w:asciiTheme="majorBidi" w:hAnsiTheme="majorBidi" w:cstheme="majorBidi"/>
                <w:sz w:val="24"/>
                <w:szCs w:val="24"/>
              </w:rPr>
              <w:t xml:space="preserve">After: </w:t>
            </w:r>
          </w:p>
          <w:p w14:paraId="78DF801C" w14:textId="493CABB1" w:rsidR="00351F59" w:rsidRPr="006906D6" w:rsidRDefault="0042515E" w:rsidP="00CC294B">
            <w:pPr>
              <w:rPr>
                <w:rFonts w:asciiTheme="majorBidi" w:hAnsiTheme="majorBidi" w:cstheme="majorBidi"/>
                <w:sz w:val="24"/>
                <w:szCs w:val="24"/>
              </w:rPr>
            </w:pPr>
            <w:r w:rsidRPr="006906D6">
              <w:rPr>
                <w:rFonts w:asciiTheme="majorBidi" w:hAnsiTheme="majorBidi" w:cstheme="majorBidi"/>
                <w:noProof/>
                <w:sz w:val="24"/>
                <w:szCs w:val="24"/>
              </w:rPr>
              <w:lastRenderedPageBreak/>
              <w:drawing>
                <wp:inline distT="0" distB="0" distL="0" distR="0" wp14:anchorId="37937FAA" wp14:editId="0859228C">
                  <wp:extent cx="2201429" cy="3170612"/>
                  <wp:effectExtent l="0" t="0" r="8890" b="0"/>
                  <wp:docPr id="120883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34205" name=""/>
                          <pic:cNvPicPr/>
                        </pic:nvPicPr>
                        <pic:blipFill>
                          <a:blip r:embed="rId36"/>
                          <a:stretch>
                            <a:fillRect/>
                          </a:stretch>
                        </pic:blipFill>
                        <pic:spPr>
                          <a:xfrm>
                            <a:off x="0" y="0"/>
                            <a:ext cx="2211872" cy="3185653"/>
                          </a:xfrm>
                          <a:prstGeom prst="rect">
                            <a:avLst/>
                          </a:prstGeom>
                        </pic:spPr>
                      </pic:pic>
                    </a:graphicData>
                  </a:graphic>
                </wp:inline>
              </w:drawing>
            </w:r>
          </w:p>
        </w:tc>
      </w:tr>
      <w:tr w:rsidR="000109AB" w:rsidRPr="006906D6" w14:paraId="0A6989A4" w14:textId="77777777" w:rsidTr="00A76E1F">
        <w:trPr>
          <w:trHeight w:val="191"/>
        </w:trPr>
        <w:tc>
          <w:tcPr>
            <w:tcW w:w="1356" w:type="dxa"/>
            <w:vMerge/>
            <w:shd w:val="clear" w:color="auto" w:fill="auto"/>
          </w:tcPr>
          <w:p w14:paraId="65774D6B" w14:textId="77777777" w:rsidR="005838BC" w:rsidRPr="006906D6" w:rsidRDefault="005838BC" w:rsidP="00422D91">
            <w:pPr>
              <w:pStyle w:val="ListParagraph"/>
              <w:numPr>
                <w:ilvl w:val="0"/>
                <w:numId w:val="16"/>
              </w:numPr>
              <w:spacing w:after="0" w:line="240" w:lineRule="auto"/>
              <w:jc w:val="center"/>
              <w:rPr>
                <w:rFonts w:asciiTheme="majorBidi" w:hAnsiTheme="majorBidi" w:cstheme="majorBidi"/>
                <w:b/>
                <w:bCs/>
                <w:sz w:val="24"/>
                <w:szCs w:val="24"/>
              </w:rPr>
            </w:pPr>
          </w:p>
        </w:tc>
        <w:tc>
          <w:tcPr>
            <w:tcW w:w="873" w:type="dxa"/>
            <w:vMerge/>
          </w:tcPr>
          <w:p w14:paraId="2CE1E8D3" w14:textId="77777777" w:rsidR="005838BC" w:rsidRPr="006906D6" w:rsidRDefault="005838BC" w:rsidP="00CC294B">
            <w:pPr>
              <w:rPr>
                <w:rFonts w:asciiTheme="majorBidi" w:hAnsiTheme="majorBidi" w:cstheme="majorBidi"/>
                <w:sz w:val="24"/>
                <w:szCs w:val="24"/>
              </w:rPr>
            </w:pPr>
          </w:p>
        </w:tc>
        <w:tc>
          <w:tcPr>
            <w:tcW w:w="2364" w:type="dxa"/>
          </w:tcPr>
          <w:p w14:paraId="71ADB027" w14:textId="482076D1" w:rsidR="005838BC" w:rsidRPr="006906D6" w:rsidRDefault="00D02D93" w:rsidP="00CC294B">
            <w:pPr>
              <w:rPr>
                <w:rFonts w:asciiTheme="majorBidi" w:hAnsiTheme="majorBidi" w:cstheme="majorBidi"/>
                <w:sz w:val="24"/>
                <w:szCs w:val="24"/>
              </w:rPr>
            </w:pPr>
            <w:r w:rsidRPr="006906D6">
              <w:rPr>
                <w:rFonts w:asciiTheme="majorBidi" w:hAnsiTheme="majorBidi" w:cstheme="majorBidi"/>
                <w:sz w:val="24"/>
                <w:szCs w:val="24"/>
              </w:rPr>
              <w:t xml:space="preserve">On delete no action </w:t>
            </w:r>
          </w:p>
        </w:tc>
        <w:tc>
          <w:tcPr>
            <w:tcW w:w="5598" w:type="dxa"/>
          </w:tcPr>
          <w:p w14:paraId="2F4BCFA4" w14:textId="376275C0" w:rsidR="005838BC" w:rsidRPr="006906D6" w:rsidRDefault="00B87E2A"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574C1D24" wp14:editId="3FA233D2">
                  <wp:extent cx="3383165" cy="459910"/>
                  <wp:effectExtent l="0" t="0" r="8255" b="0"/>
                  <wp:docPr id="164712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25826" name=""/>
                          <pic:cNvPicPr/>
                        </pic:nvPicPr>
                        <pic:blipFill>
                          <a:blip r:embed="rId37"/>
                          <a:stretch>
                            <a:fillRect/>
                          </a:stretch>
                        </pic:blipFill>
                        <pic:spPr>
                          <a:xfrm>
                            <a:off x="0" y="0"/>
                            <a:ext cx="3479536" cy="473011"/>
                          </a:xfrm>
                          <a:prstGeom prst="rect">
                            <a:avLst/>
                          </a:prstGeom>
                        </pic:spPr>
                      </pic:pic>
                    </a:graphicData>
                  </a:graphic>
                </wp:inline>
              </w:drawing>
            </w:r>
          </w:p>
        </w:tc>
      </w:tr>
      <w:tr w:rsidR="000109AB" w:rsidRPr="006906D6" w14:paraId="1CD8A684" w14:textId="77777777" w:rsidTr="00A76E1F">
        <w:tc>
          <w:tcPr>
            <w:tcW w:w="1356" w:type="dxa"/>
            <w:shd w:val="clear" w:color="auto" w:fill="auto"/>
          </w:tcPr>
          <w:p w14:paraId="0CDBC1DB" w14:textId="77777777" w:rsidR="00003555" w:rsidRPr="006906D6" w:rsidRDefault="00003555" w:rsidP="00422D91">
            <w:pPr>
              <w:pStyle w:val="ListParagraph"/>
              <w:numPr>
                <w:ilvl w:val="0"/>
                <w:numId w:val="16"/>
              </w:numPr>
              <w:spacing w:after="0" w:line="240" w:lineRule="auto"/>
              <w:jc w:val="center"/>
              <w:rPr>
                <w:rFonts w:asciiTheme="majorBidi" w:hAnsiTheme="majorBidi" w:cstheme="majorBidi"/>
                <w:b/>
                <w:bCs/>
                <w:sz w:val="24"/>
                <w:szCs w:val="24"/>
              </w:rPr>
            </w:pPr>
          </w:p>
        </w:tc>
        <w:tc>
          <w:tcPr>
            <w:tcW w:w="873" w:type="dxa"/>
          </w:tcPr>
          <w:p w14:paraId="65A8AB2C" w14:textId="47C8F6A5" w:rsidR="00003555" w:rsidRPr="006906D6" w:rsidRDefault="00266B82" w:rsidP="00CC294B">
            <w:pPr>
              <w:rPr>
                <w:rFonts w:asciiTheme="majorBidi" w:hAnsiTheme="majorBidi" w:cstheme="majorBidi"/>
                <w:sz w:val="24"/>
                <w:szCs w:val="24"/>
              </w:rPr>
            </w:pPr>
            <w:r w:rsidRPr="006906D6">
              <w:rPr>
                <w:rFonts w:asciiTheme="majorBidi" w:hAnsiTheme="majorBidi" w:cstheme="majorBidi"/>
                <w:sz w:val="24"/>
                <w:szCs w:val="24"/>
              </w:rPr>
              <w:t>Unique</w:t>
            </w:r>
          </w:p>
        </w:tc>
        <w:tc>
          <w:tcPr>
            <w:tcW w:w="2364" w:type="dxa"/>
          </w:tcPr>
          <w:p w14:paraId="20ED803F" w14:textId="71FC0DA5" w:rsidR="00003555" w:rsidRPr="006906D6" w:rsidRDefault="006E1966" w:rsidP="00622795">
            <w:pPr>
              <w:spacing w:after="0"/>
              <w:jc w:val="both"/>
              <w:rPr>
                <w:rFonts w:asciiTheme="majorBidi" w:hAnsiTheme="majorBidi" w:cstheme="majorBidi"/>
                <w:sz w:val="24"/>
                <w:szCs w:val="24"/>
              </w:rPr>
            </w:pPr>
            <w:r w:rsidRPr="006906D6">
              <w:rPr>
                <w:rFonts w:asciiTheme="majorBidi" w:hAnsiTheme="majorBidi" w:cstheme="majorBidi"/>
                <w:sz w:val="24"/>
                <w:szCs w:val="24"/>
              </w:rPr>
              <w:t xml:space="preserve">In the ‘CLUBS’ table the </w:t>
            </w:r>
            <w:r w:rsidR="003A39E0" w:rsidRPr="006906D6">
              <w:rPr>
                <w:rFonts w:asciiTheme="majorBidi" w:hAnsiTheme="majorBidi" w:cstheme="majorBidi"/>
                <w:sz w:val="24"/>
                <w:szCs w:val="24"/>
              </w:rPr>
              <w:t>P</w:t>
            </w:r>
            <w:r w:rsidRPr="006906D6">
              <w:rPr>
                <w:rFonts w:asciiTheme="majorBidi" w:hAnsiTheme="majorBidi" w:cstheme="majorBidi"/>
                <w:sz w:val="24"/>
                <w:szCs w:val="24"/>
              </w:rPr>
              <w:t>K is unique, so the ID of the clubs must be</w:t>
            </w:r>
          </w:p>
          <w:p w14:paraId="24F70B05" w14:textId="614FD241" w:rsidR="00622795" w:rsidRPr="006906D6" w:rsidRDefault="00622795" w:rsidP="00622795">
            <w:pPr>
              <w:spacing w:after="0"/>
              <w:ind w:left="1440" w:hanging="1440"/>
              <w:jc w:val="both"/>
              <w:rPr>
                <w:rFonts w:asciiTheme="majorBidi" w:hAnsiTheme="majorBidi" w:cstheme="majorBidi"/>
                <w:sz w:val="24"/>
                <w:szCs w:val="24"/>
              </w:rPr>
            </w:pPr>
            <w:r w:rsidRPr="006906D6">
              <w:rPr>
                <w:rFonts w:asciiTheme="majorBidi" w:hAnsiTheme="majorBidi" w:cstheme="majorBidi"/>
                <w:sz w:val="24"/>
                <w:szCs w:val="24"/>
              </w:rPr>
              <w:t>u</w:t>
            </w:r>
            <w:r w:rsidR="006E1966" w:rsidRPr="006906D6">
              <w:rPr>
                <w:rFonts w:asciiTheme="majorBidi" w:hAnsiTheme="majorBidi" w:cstheme="majorBidi"/>
                <w:sz w:val="24"/>
                <w:szCs w:val="24"/>
              </w:rPr>
              <w:t>nique and no</w:t>
            </w:r>
            <w:r w:rsidR="00334E92" w:rsidRPr="006906D6">
              <w:rPr>
                <w:rFonts w:asciiTheme="majorBidi" w:hAnsiTheme="majorBidi" w:cstheme="majorBidi"/>
                <w:sz w:val="24"/>
                <w:szCs w:val="24"/>
              </w:rPr>
              <w:t>t</w:t>
            </w:r>
          </w:p>
          <w:p w14:paraId="12BBB52B" w14:textId="346E857A" w:rsidR="006E1966" w:rsidRPr="006906D6" w:rsidRDefault="006E1966" w:rsidP="00622795">
            <w:pPr>
              <w:spacing w:after="0"/>
              <w:ind w:left="1440" w:hanging="1440"/>
              <w:jc w:val="both"/>
              <w:rPr>
                <w:rFonts w:asciiTheme="majorBidi" w:hAnsiTheme="majorBidi" w:cstheme="majorBidi"/>
                <w:sz w:val="24"/>
                <w:szCs w:val="24"/>
              </w:rPr>
            </w:pPr>
            <w:r w:rsidRPr="006906D6">
              <w:rPr>
                <w:rFonts w:asciiTheme="majorBidi" w:hAnsiTheme="majorBidi" w:cstheme="majorBidi"/>
                <w:sz w:val="24"/>
                <w:szCs w:val="24"/>
              </w:rPr>
              <w:t>repea</w:t>
            </w:r>
            <w:r w:rsidR="00622795" w:rsidRPr="006906D6">
              <w:rPr>
                <w:rFonts w:asciiTheme="majorBidi" w:hAnsiTheme="majorBidi" w:cstheme="majorBidi"/>
                <w:sz w:val="24"/>
                <w:szCs w:val="24"/>
              </w:rPr>
              <w:t>t</w:t>
            </w:r>
          </w:p>
        </w:tc>
        <w:tc>
          <w:tcPr>
            <w:tcW w:w="5598" w:type="dxa"/>
          </w:tcPr>
          <w:p w14:paraId="4621E19A" w14:textId="0608B28F" w:rsidR="00003555" w:rsidRPr="006906D6" w:rsidRDefault="00317F36"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16B6C1FD" wp14:editId="7C3CB690">
                  <wp:extent cx="2901639" cy="982430"/>
                  <wp:effectExtent l="0" t="0" r="0" b="8255"/>
                  <wp:docPr id="92486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18739" name=""/>
                          <pic:cNvPicPr/>
                        </pic:nvPicPr>
                        <pic:blipFill>
                          <a:blip r:embed="rId30"/>
                          <a:stretch>
                            <a:fillRect/>
                          </a:stretch>
                        </pic:blipFill>
                        <pic:spPr>
                          <a:xfrm>
                            <a:off x="0" y="0"/>
                            <a:ext cx="2913323" cy="986386"/>
                          </a:xfrm>
                          <a:prstGeom prst="rect">
                            <a:avLst/>
                          </a:prstGeom>
                        </pic:spPr>
                      </pic:pic>
                    </a:graphicData>
                  </a:graphic>
                </wp:inline>
              </w:drawing>
            </w:r>
          </w:p>
        </w:tc>
      </w:tr>
      <w:tr w:rsidR="000109AB" w:rsidRPr="006906D6" w14:paraId="31A22D13" w14:textId="77777777" w:rsidTr="00A76E1F">
        <w:tc>
          <w:tcPr>
            <w:tcW w:w="1356" w:type="dxa"/>
            <w:shd w:val="clear" w:color="auto" w:fill="auto"/>
          </w:tcPr>
          <w:p w14:paraId="4798793F" w14:textId="77777777" w:rsidR="00266B82" w:rsidRPr="006906D6" w:rsidRDefault="00266B82" w:rsidP="00422D91">
            <w:pPr>
              <w:pStyle w:val="ListParagraph"/>
              <w:numPr>
                <w:ilvl w:val="0"/>
                <w:numId w:val="16"/>
              </w:numPr>
              <w:spacing w:after="0" w:line="240" w:lineRule="auto"/>
              <w:jc w:val="center"/>
              <w:rPr>
                <w:rFonts w:asciiTheme="majorBidi" w:hAnsiTheme="majorBidi" w:cstheme="majorBidi"/>
                <w:b/>
                <w:bCs/>
                <w:sz w:val="24"/>
                <w:szCs w:val="24"/>
              </w:rPr>
            </w:pPr>
          </w:p>
        </w:tc>
        <w:tc>
          <w:tcPr>
            <w:tcW w:w="873" w:type="dxa"/>
          </w:tcPr>
          <w:p w14:paraId="3F7040C6" w14:textId="2F6DF258" w:rsidR="00266B82" w:rsidRPr="006906D6" w:rsidRDefault="00266B82" w:rsidP="00CC294B">
            <w:pPr>
              <w:rPr>
                <w:rFonts w:asciiTheme="majorBidi" w:hAnsiTheme="majorBidi" w:cstheme="majorBidi"/>
                <w:sz w:val="24"/>
                <w:szCs w:val="24"/>
              </w:rPr>
            </w:pPr>
            <w:r w:rsidRPr="006906D6">
              <w:rPr>
                <w:rFonts w:asciiTheme="majorBidi" w:hAnsiTheme="majorBidi" w:cstheme="majorBidi"/>
                <w:sz w:val="24"/>
                <w:szCs w:val="24"/>
              </w:rPr>
              <w:t>Default</w:t>
            </w:r>
          </w:p>
        </w:tc>
        <w:tc>
          <w:tcPr>
            <w:tcW w:w="2364" w:type="dxa"/>
          </w:tcPr>
          <w:p w14:paraId="5071D26E" w14:textId="7754EC3A" w:rsidR="00266B82" w:rsidRPr="006906D6" w:rsidRDefault="00845D6C" w:rsidP="00A42B9F">
            <w:pPr>
              <w:rPr>
                <w:rFonts w:asciiTheme="majorBidi" w:hAnsiTheme="majorBidi" w:cstheme="majorBidi"/>
                <w:sz w:val="24"/>
                <w:szCs w:val="24"/>
              </w:rPr>
            </w:pPr>
            <w:r w:rsidRPr="006906D6">
              <w:rPr>
                <w:rFonts w:asciiTheme="majorBidi" w:hAnsiTheme="majorBidi" w:cstheme="majorBidi"/>
                <w:sz w:val="24"/>
                <w:szCs w:val="24"/>
              </w:rPr>
              <w:t>Automatically inser</w:t>
            </w:r>
            <w:r w:rsidR="00893F5F" w:rsidRPr="006906D6">
              <w:rPr>
                <w:rFonts w:asciiTheme="majorBidi" w:hAnsiTheme="majorBidi" w:cstheme="majorBidi"/>
                <w:sz w:val="24"/>
                <w:szCs w:val="24"/>
              </w:rPr>
              <w:t>ts</w:t>
            </w:r>
            <w:r w:rsidRPr="006906D6">
              <w:rPr>
                <w:rFonts w:asciiTheme="majorBidi" w:hAnsiTheme="majorBidi" w:cstheme="majorBidi"/>
                <w:sz w:val="24"/>
                <w:szCs w:val="24"/>
              </w:rPr>
              <w:t xml:space="preserve"> </w:t>
            </w:r>
            <w:r w:rsidR="00893F5F" w:rsidRPr="006906D6">
              <w:rPr>
                <w:rFonts w:asciiTheme="majorBidi" w:hAnsiTheme="majorBidi" w:cstheme="majorBidi"/>
                <w:sz w:val="24"/>
                <w:szCs w:val="24"/>
              </w:rPr>
              <w:t xml:space="preserve">teacher </w:t>
            </w:r>
            <w:r w:rsidR="00A42B9F" w:rsidRPr="006906D6">
              <w:rPr>
                <w:rFonts w:asciiTheme="majorBidi" w:hAnsiTheme="majorBidi" w:cstheme="majorBidi"/>
                <w:sz w:val="24"/>
                <w:szCs w:val="24"/>
              </w:rPr>
              <w:t>role as substitution</w:t>
            </w:r>
            <w:r w:rsidR="00AD3F1D" w:rsidRPr="006906D6">
              <w:rPr>
                <w:rFonts w:asciiTheme="majorBidi" w:hAnsiTheme="majorBidi" w:cstheme="majorBidi"/>
                <w:sz w:val="24"/>
                <w:szCs w:val="24"/>
              </w:rPr>
              <w:t xml:space="preserve">, </w:t>
            </w:r>
            <w:r w:rsidR="00DC1826" w:rsidRPr="006906D6">
              <w:rPr>
                <w:rFonts w:asciiTheme="majorBidi" w:hAnsiTheme="majorBidi" w:cstheme="majorBidi"/>
                <w:sz w:val="24"/>
                <w:szCs w:val="24"/>
              </w:rPr>
              <w:t xml:space="preserve">not to repeat the values for roles when. </w:t>
            </w:r>
            <w:r w:rsidR="00AD3F1D" w:rsidRPr="006906D6">
              <w:rPr>
                <w:rFonts w:asciiTheme="majorBidi" w:hAnsiTheme="majorBidi" w:cstheme="majorBidi"/>
                <w:sz w:val="24"/>
                <w:szCs w:val="24"/>
              </w:rPr>
              <w:t xml:space="preserve"> </w:t>
            </w:r>
          </w:p>
        </w:tc>
        <w:tc>
          <w:tcPr>
            <w:tcW w:w="5598" w:type="dxa"/>
          </w:tcPr>
          <w:p w14:paraId="39A2B262" w14:textId="08F40A1D" w:rsidR="00266B82" w:rsidRPr="006906D6" w:rsidRDefault="00A42B9F"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1534B249" wp14:editId="562F6D73">
                  <wp:extent cx="3088809" cy="2193662"/>
                  <wp:effectExtent l="0" t="0" r="0" b="0"/>
                  <wp:docPr id="2352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178" name=""/>
                          <pic:cNvPicPr/>
                        </pic:nvPicPr>
                        <pic:blipFill>
                          <a:blip r:embed="rId38"/>
                          <a:stretch>
                            <a:fillRect/>
                          </a:stretch>
                        </pic:blipFill>
                        <pic:spPr>
                          <a:xfrm>
                            <a:off x="0" y="0"/>
                            <a:ext cx="3100749" cy="2202141"/>
                          </a:xfrm>
                          <a:prstGeom prst="rect">
                            <a:avLst/>
                          </a:prstGeom>
                        </pic:spPr>
                      </pic:pic>
                    </a:graphicData>
                  </a:graphic>
                </wp:inline>
              </w:drawing>
            </w:r>
          </w:p>
        </w:tc>
      </w:tr>
      <w:tr w:rsidR="000109AB" w:rsidRPr="006906D6" w14:paraId="2E36C76C" w14:textId="77777777" w:rsidTr="00A76E1F">
        <w:tc>
          <w:tcPr>
            <w:tcW w:w="1356" w:type="dxa"/>
            <w:shd w:val="clear" w:color="auto" w:fill="auto"/>
          </w:tcPr>
          <w:p w14:paraId="3E78DA10" w14:textId="77777777" w:rsidR="00003555" w:rsidRPr="006906D6" w:rsidRDefault="00003555" w:rsidP="00422D91">
            <w:pPr>
              <w:pStyle w:val="ListParagraph"/>
              <w:numPr>
                <w:ilvl w:val="0"/>
                <w:numId w:val="16"/>
              </w:numPr>
              <w:spacing w:after="0" w:line="240" w:lineRule="auto"/>
              <w:jc w:val="center"/>
              <w:rPr>
                <w:rFonts w:asciiTheme="majorBidi" w:hAnsiTheme="majorBidi" w:cstheme="majorBidi"/>
                <w:b/>
                <w:bCs/>
                <w:sz w:val="24"/>
                <w:szCs w:val="24"/>
              </w:rPr>
            </w:pPr>
          </w:p>
        </w:tc>
        <w:tc>
          <w:tcPr>
            <w:tcW w:w="873" w:type="dxa"/>
          </w:tcPr>
          <w:p w14:paraId="3D5275EC" w14:textId="58C7356C" w:rsidR="00003555" w:rsidRPr="006906D6" w:rsidRDefault="008B54A4" w:rsidP="00CC294B">
            <w:pPr>
              <w:rPr>
                <w:rFonts w:asciiTheme="majorBidi" w:hAnsiTheme="majorBidi" w:cstheme="majorBidi"/>
                <w:sz w:val="24"/>
                <w:szCs w:val="24"/>
              </w:rPr>
            </w:pPr>
            <w:r w:rsidRPr="006906D6">
              <w:rPr>
                <w:rFonts w:asciiTheme="majorBidi" w:hAnsiTheme="majorBidi" w:cstheme="majorBidi"/>
                <w:sz w:val="24"/>
                <w:szCs w:val="24"/>
              </w:rPr>
              <w:t>Not null</w:t>
            </w:r>
          </w:p>
        </w:tc>
        <w:tc>
          <w:tcPr>
            <w:tcW w:w="2364" w:type="dxa"/>
          </w:tcPr>
          <w:p w14:paraId="1F82BDF8" w14:textId="46EE58DB" w:rsidR="00003555" w:rsidRPr="006906D6" w:rsidRDefault="00E60BC0" w:rsidP="00CC294B">
            <w:pPr>
              <w:rPr>
                <w:rFonts w:asciiTheme="majorBidi" w:hAnsiTheme="majorBidi" w:cstheme="majorBidi"/>
                <w:sz w:val="24"/>
                <w:szCs w:val="24"/>
              </w:rPr>
            </w:pPr>
            <w:r w:rsidRPr="006906D6">
              <w:rPr>
                <w:rFonts w:asciiTheme="majorBidi" w:hAnsiTheme="majorBidi" w:cstheme="majorBidi"/>
                <w:sz w:val="24"/>
                <w:szCs w:val="24"/>
              </w:rPr>
              <w:t xml:space="preserve">The </w:t>
            </w:r>
            <w:proofErr w:type="spellStart"/>
            <w:r w:rsidRPr="006906D6">
              <w:rPr>
                <w:rFonts w:asciiTheme="majorBidi" w:hAnsiTheme="majorBidi" w:cstheme="majorBidi"/>
                <w:sz w:val="24"/>
                <w:szCs w:val="24"/>
              </w:rPr>
              <w:t>fname</w:t>
            </w:r>
            <w:proofErr w:type="spellEnd"/>
            <w:r w:rsidRPr="006906D6">
              <w:rPr>
                <w:rFonts w:asciiTheme="majorBidi" w:hAnsiTheme="majorBidi" w:cstheme="majorBidi"/>
                <w:sz w:val="24"/>
                <w:szCs w:val="24"/>
              </w:rPr>
              <w:t xml:space="preserve">, and </w:t>
            </w:r>
            <w:proofErr w:type="spellStart"/>
            <w:r w:rsidRPr="006906D6">
              <w:rPr>
                <w:rFonts w:asciiTheme="majorBidi" w:hAnsiTheme="majorBidi" w:cstheme="majorBidi"/>
                <w:sz w:val="24"/>
                <w:szCs w:val="24"/>
              </w:rPr>
              <w:t>lname</w:t>
            </w:r>
            <w:proofErr w:type="spellEnd"/>
            <w:r w:rsidRPr="006906D6">
              <w:rPr>
                <w:rFonts w:asciiTheme="majorBidi" w:hAnsiTheme="majorBidi" w:cstheme="majorBidi"/>
                <w:sz w:val="24"/>
                <w:szCs w:val="24"/>
              </w:rPr>
              <w:t xml:space="preserve"> are both set ‘NOT NULL’ </w:t>
            </w:r>
            <w:r w:rsidR="00D06245" w:rsidRPr="006906D6">
              <w:rPr>
                <w:rFonts w:asciiTheme="majorBidi" w:hAnsiTheme="majorBidi" w:cstheme="majorBidi"/>
                <w:sz w:val="24"/>
                <w:szCs w:val="24"/>
              </w:rPr>
              <w:t xml:space="preserve">they </w:t>
            </w:r>
            <w:r w:rsidR="00234F9A" w:rsidRPr="006906D6">
              <w:rPr>
                <w:rFonts w:asciiTheme="majorBidi" w:hAnsiTheme="majorBidi" w:cstheme="majorBidi"/>
                <w:sz w:val="24"/>
                <w:szCs w:val="24"/>
              </w:rPr>
              <w:t>must</w:t>
            </w:r>
            <w:r w:rsidR="00D06245" w:rsidRPr="006906D6">
              <w:rPr>
                <w:rFonts w:asciiTheme="majorBidi" w:hAnsiTheme="majorBidi" w:cstheme="majorBidi"/>
                <w:sz w:val="24"/>
                <w:szCs w:val="24"/>
              </w:rPr>
              <w:t xml:space="preserve"> be both filled with </w:t>
            </w:r>
            <w:proofErr w:type="gramStart"/>
            <w:r w:rsidR="00D06245" w:rsidRPr="006906D6">
              <w:rPr>
                <w:rFonts w:asciiTheme="majorBidi" w:hAnsiTheme="majorBidi" w:cstheme="majorBidi"/>
                <w:sz w:val="24"/>
                <w:szCs w:val="24"/>
              </w:rPr>
              <w:t>information</w:t>
            </w:r>
            <w:proofErr w:type="gramEnd"/>
            <w:r w:rsidR="00D06245" w:rsidRPr="006906D6">
              <w:rPr>
                <w:rFonts w:asciiTheme="majorBidi" w:hAnsiTheme="majorBidi" w:cstheme="majorBidi"/>
                <w:sz w:val="24"/>
                <w:szCs w:val="24"/>
              </w:rPr>
              <w:t xml:space="preserve"> and they can’t be kept empty </w:t>
            </w:r>
          </w:p>
        </w:tc>
        <w:tc>
          <w:tcPr>
            <w:tcW w:w="5598" w:type="dxa"/>
          </w:tcPr>
          <w:p w14:paraId="75BEA7C3" w14:textId="7C7B8A18" w:rsidR="00003555" w:rsidRPr="006906D6" w:rsidRDefault="00E60BC0"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2A6DAD96" wp14:editId="5523FCC3">
                  <wp:extent cx="3597910" cy="1493216"/>
                  <wp:effectExtent l="0" t="0" r="2540" b="0"/>
                  <wp:docPr id="119211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12540" name=""/>
                          <pic:cNvPicPr/>
                        </pic:nvPicPr>
                        <pic:blipFill>
                          <a:blip r:embed="rId39"/>
                          <a:stretch>
                            <a:fillRect/>
                          </a:stretch>
                        </pic:blipFill>
                        <pic:spPr>
                          <a:xfrm>
                            <a:off x="0" y="0"/>
                            <a:ext cx="3627076" cy="1505321"/>
                          </a:xfrm>
                          <a:prstGeom prst="rect">
                            <a:avLst/>
                          </a:prstGeom>
                        </pic:spPr>
                      </pic:pic>
                    </a:graphicData>
                  </a:graphic>
                </wp:inline>
              </w:drawing>
            </w:r>
          </w:p>
        </w:tc>
      </w:tr>
      <w:tr w:rsidR="000109AB" w:rsidRPr="006906D6" w14:paraId="1CDB6953" w14:textId="77777777" w:rsidTr="00A76E1F">
        <w:tc>
          <w:tcPr>
            <w:tcW w:w="1356" w:type="dxa"/>
            <w:shd w:val="clear" w:color="auto" w:fill="auto"/>
          </w:tcPr>
          <w:p w14:paraId="4ADDC328" w14:textId="77777777" w:rsidR="008B54A4" w:rsidRPr="006906D6" w:rsidRDefault="008B54A4" w:rsidP="00422D91">
            <w:pPr>
              <w:pStyle w:val="ListParagraph"/>
              <w:numPr>
                <w:ilvl w:val="0"/>
                <w:numId w:val="16"/>
              </w:numPr>
              <w:spacing w:after="0" w:line="240" w:lineRule="auto"/>
              <w:jc w:val="center"/>
              <w:rPr>
                <w:rFonts w:asciiTheme="majorBidi" w:hAnsiTheme="majorBidi" w:cstheme="majorBidi"/>
                <w:b/>
                <w:bCs/>
                <w:sz w:val="24"/>
                <w:szCs w:val="24"/>
              </w:rPr>
            </w:pPr>
          </w:p>
        </w:tc>
        <w:tc>
          <w:tcPr>
            <w:tcW w:w="873" w:type="dxa"/>
          </w:tcPr>
          <w:p w14:paraId="3894A0E9" w14:textId="1282F831" w:rsidR="008B54A4" w:rsidRPr="006906D6" w:rsidRDefault="008B54A4" w:rsidP="00CC294B">
            <w:pPr>
              <w:rPr>
                <w:rFonts w:asciiTheme="majorBidi" w:hAnsiTheme="majorBidi" w:cstheme="majorBidi"/>
                <w:sz w:val="24"/>
                <w:szCs w:val="24"/>
              </w:rPr>
            </w:pPr>
            <w:r w:rsidRPr="006906D6">
              <w:rPr>
                <w:rFonts w:asciiTheme="majorBidi" w:hAnsiTheme="majorBidi" w:cstheme="majorBidi"/>
                <w:sz w:val="24"/>
                <w:szCs w:val="24"/>
              </w:rPr>
              <w:t>Check</w:t>
            </w:r>
          </w:p>
        </w:tc>
        <w:tc>
          <w:tcPr>
            <w:tcW w:w="2364" w:type="dxa"/>
          </w:tcPr>
          <w:p w14:paraId="38EDDA25" w14:textId="68E7A740" w:rsidR="008B54A4" w:rsidRPr="006906D6" w:rsidRDefault="001811C5" w:rsidP="00CC294B">
            <w:pPr>
              <w:rPr>
                <w:rFonts w:asciiTheme="majorBidi" w:hAnsiTheme="majorBidi" w:cstheme="majorBidi"/>
                <w:sz w:val="24"/>
                <w:szCs w:val="24"/>
              </w:rPr>
            </w:pPr>
            <w:r w:rsidRPr="006906D6">
              <w:rPr>
                <w:rFonts w:asciiTheme="majorBidi" w:hAnsiTheme="majorBidi" w:cstheme="majorBidi"/>
                <w:sz w:val="24"/>
                <w:szCs w:val="24"/>
              </w:rPr>
              <w:t xml:space="preserve">This command is used to check something, in my case I added the check to the </w:t>
            </w:r>
            <w:r w:rsidR="00234F9A" w:rsidRPr="006906D6">
              <w:rPr>
                <w:rFonts w:asciiTheme="majorBidi" w:hAnsiTheme="majorBidi" w:cstheme="majorBidi"/>
                <w:sz w:val="24"/>
                <w:szCs w:val="24"/>
              </w:rPr>
              <w:t>club’s</w:t>
            </w:r>
            <w:r w:rsidRPr="006906D6">
              <w:rPr>
                <w:rFonts w:asciiTheme="majorBidi" w:hAnsiTheme="majorBidi" w:cstheme="majorBidi"/>
                <w:sz w:val="24"/>
                <w:szCs w:val="24"/>
              </w:rPr>
              <w:t xml:space="preserve"> tables to ensure that no more clubs are added </w:t>
            </w:r>
            <w:r w:rsidR="00234F9A" w:rsidRPr="006906D6">
              <w:rPr>
                <w:rFonts w:asciiTheme="majorBidi" w:hAnsiTheme="majorBidi" w:cstheme="majorBidi"/>
                <w:sz w:val="24"/>
                <w:szCs w:val="24"/>
              </w:rPr>
              <w:t>except</w:t>
            </w:r>
            <w:r w:rsidRPr="006906D6">
              <w:rPr>
                <w:rFonts w:asciiTheme="majorBidi" w:hAnsiTheme="majorBidi" w:cstheme="majorBidi"/>
                <w:sz w:val="24"/>
                <w:szCs w:val="24"/>
              </w:rPr>
              <w:t xml:space="preserve"> the ones </w:t>
            </w:r>
            <w:r w:rsidR="00811F05" w:rsidRPr="006906D6">
              <w:rPr>
                <w:rFonts w:asciiTheme="majorBidi" w:hAnsiTheme="majorBidi" w:cstheme="majorBidi"/>
                <w:sz w:val="24"/>
                <w:szCs w:val="24"/>
              </w:rPr>
              <w:t xml:space="preserve">entered. </w:t>
            </w:r>
          </w:p>
        </w:tc>
        <w:tc>
          <w:tcPr>
            <w:tcW w:w="5598" w:type="dxa"/>
          </w:tcPr>
          <w:p w14:paraId="17D68C92" w14:textId="57DD17A7" w:rsidR="008B54A4" w:rsidRPr="006906D6" w:rsidRDefault="001811C5"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57E14C24" wp14:editId="4D0B1E86">
                  <wp:extent cx="3743960" cy="1028282"/>
                  <wp:effectExtent l="0" t="0" r="0" b="635"/>
                  <wp:docPr id="55474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44619" name=""/>
                          <pic:cNvPicPr/>
                        </pic:nvPicPr>
                        <pic:blipFill>
                          <a:blip r:embed="rId40"/>
                          <a:stretch>
                            <a:fillRect/>
                          </a:stretch>
                        </pic:blipFill>
                        <pic:spPr>
                          <a:xfrm>
                            <a:off x="0" y="0"/>
                            <a:ext cx="3807279" cy="1045673"/>
                          </a:xfrm>
                          <a:prstGeom prst="rect">
                            <a:avLst/>
                          </a:prstGeom>
                        </pic:spPr>
                      </pic:pic>
                    </a:graphicData>
                  </a:graphic>
                </wp:inline>
              </w:drawing>
            </w:r>
          </w:p>
        </w:tc>
      </w:tr>
      <w:tr w:rsidR="000109AB" w:rsidRPr="006906D6" w14:paraId="0537DCBB" w14:textId="77777777" w:rsidTr="00A76E1F">
        <w:trPr>
          <w:trHeight w:val="4571"/>
        </w:trPr>
        <w:tc>
          <w:tcPr>
            <w:tcW w:w="1356" w:type="dxa"/>
            <w:shd w:val="clear" w:color="auto" w:fill="auto"/>
          </w:tcPr>
          <w:p w14:paraId="75905C62" w14:textId="77777777" w:rsidR="008B54A4" w:rsidRPr="006906D6" w:rsidRDefault="008B54A4" w:rsidP="00422D91">
            <w:pPr>
              <w:pStyle w:val="ListParagraph"/>
              <w:numPr>
                <w:ilvl w:val="0"/>
                <w:numId w:val="16"/>
              </w:numPr>
              <w:spacing w:after="0" w:line="240" w:lineRule="auto"/>
              <w:jc w:val="center"/>
              <w:rPr>
                <w:rFonts w:asciiTheme="majorBidi" w:hAnsiTheme="majorBidi" w:cstheme="majorBidi"/>
                <w:b/>
                <w:bCs/>
                <w:sz w:val="24"/>
                <w:szCs w:val="24"/>
              </w:rPr>
            </w:pPr>
          </w:p>
        </w:tc>
        <w:tc>
          <w:tcPr>
            <w:tcW w:w="873" w:type="dxa"/>
          </w:tcPr>
          <w:p w14:paraId="3E3523F9" w14:textId="71F6BAA0" w:rsidR="008B54A4" w:rsidRPr="006906D6" w:rsidRDefault="001E1676" w:rsidP="00CC294B">
            <w:pPr>
              <w:rPr>
                <w:rFonts w:asciiTheme="majorBidi" w:hAnsiTheme="majorBidi" w:cstheme="majorBidi"/>
                <w:sz w:val="24"/>
                <w:szCs w:val="24"/>
              </w:rPr>
            </w:pPr>
            <w:r w:rsidRPr="006906D6">
              <w:rPr>
                <w:rFonts w:asciiTheme="majorBidi" w:hAnsiTheme="majorBidi" w:cstheme="majorBidi"/>
                <w:sz w:val="24"/>
                <w:szCs w:val="24"/>
              </w:rPr>
              <w:t xml:space="preserve">Values </w:t>
            </w:r>
          </w:p>
        </w:tc>
        <w:tc>
          <w:tcPr>
            <w:tcW w:w="2364" w:type="dxa"/>
          </w:tcPr>
          <w:p w14:paraId="17B1D16A" w14:textId="4B34FCDC" w:rsidR="008B54A4" w:rsidRPr="006906D6" w:rsidRDefault="005D49CE" w:rsidP="00CC294B">
            <w:pPr>
              <w:rPr>
                <w:rFonts w:asciiTheme="majorBidi" w:hAnsiTheme="majorBidi" w:cstheme="majorBidi"/>
                <w:sz w:val="24"/>
                <w:szCs w:val="24"/>
              </w:rPr>
            </w:pPr>
            <w:r w:rsidRPr="006906D6">
              <w:rPr>
                <w:rFonts w:asciiTheme="majorBidi" w:hAnsiTheme="majorBidi" w:cstheme="majorBidi"/>
                <w:sz w:val="24"/>
                <w:szCs w:val="24"/>
              </w:rPr>
              <w:t>Th</w:t>
            </w:r>
            <w:r w:rsidR="00EA139D" w:rsidRPr="006906D6">
              <w:rPr>
                <w:rFonts w:asciiTheme="majorBidi" w:hAnsiTheme="majorBidi" w:cstheme="majorBidi"/>
                <w:sz w:val="24"/>
                <w:szCs w:val="24"/>
              </w:rPr>
              <w:t xml:space="preserve">e </w:t>
            </w:r>
            <w:r w:rsidR="002558BA" w:rsidRPr="006906D6">
              <w:rPr>
                <w:rFonts w:asciiTheme="majorBidi" w:hAnsiTheme="majorBidi" w:cstheme="majorBidi"/>
                <w:sz w:val="24"/>
                <w:szCs w:val="24"/>
              </w:rPr>
              <w:t xml:space="preserve">data type </w:t>
            </w:r>
            <w:proofErr w:type="gramStart"/>
            <w:r w:rsidR="002558BA" w:rsidRPr="006906D6">
              <w:rPr>
                <w:rFonts w:asciiTheme="majorBidi" w:hAnsiTheme="majorBidi" w:cstheme="majorBidi"/>
                <w:sz w:val="24"/>
                <w:szCs w:val="24"/>
              </w:rPr>
              <w:t>has to</w:t>
            </w:r>
            <w:proofErr w:type="gramEnd"/>
            <w:r w:rsidR="002558BA" w:rsidRPr="006906D6">
              <w:rPr>
                <w:rFonts w:asciiTheme="majorBidi" w:hAnsiTheme="majorBidi" w:cstheme="majorBidi"/>
                <w:sz w:val="24"/>
                <w:szCs w:val="24"/>
              </w:rPr>
              <w:t xml:space="preserve"> be the same. The second examples </w:t>
            </w:r>
            <w:proofErr w:type="gramStart"/>
            <w:r w:rsidR="002558BA" w:rsidRPr="006906D6">
              <w:rPr>
                <w:rFonts w:asciiTheme="majorBidi" w:hAnsiTheme="majorBidi" w:cstheme="majorBidi"/>
                <w:sz w:val="24"/>
                <w:szCs w:val="24"/>
              </w:rPr>
              <w:t>talks</w:t>
            </w:r>
            <w:proofErr w:type="gramEnd"/>
            <w:r w:rsidR="002558BA" w:rsidRPr="006906D6">
              <w:rPr>
                <w:rFonts w:asciiTheme="majorBidi" w:hAnsiTheme="majorBidi" w:cstheme="majorBidi"/>
                <w:sz w:val="24"/>
                <w:szCs w:val="24"/>
              </w:rPr>
              <w:t xml:space="preserve"> about the size, when there are a lot of values or digits there will be an overflow. </w:t>
            </w:r>
            <w:r w:rsidR="00EA139D" w:rsidRPr="006906D6">
              <w:rPr>
                <w:rFonts w:asciiTheme="majorBidi" w:hAnsiTheme="majorBidi" w:cstheme="majorBidi"/>
                <w:sz w:val="24"/>
                <w:szCs w:val="24"/>
              </w:rPr>
              <w:t xml:space="preserve"> </w:t>
            </w:r>
          </w:p>
        </w:tc>
        <w:tc>
          <w:tcPr>
            <w:tcW w:w="5598" w:type="dxa"/>
          </w:tcPr>
          <w:p w14:paraId="601874F4" w14:textId="77777777" w:rsidR="008B54A4" w:rsidRPr="006906D6" w:rsidRDefault="005D49CE"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6BDAC3BF" wp14:editId="636ACA3E">
                  <wp:extent cx="3635910" cy="1454203"/>
                  <wp:effectExtent l="0" t="0" r="3175" b="0"/>
                  <wp:docPr id="55804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47487" name=""/>
                          <pic:cNvPicPr/>
                        </pic:nvPicPr>
                        <pic:blipFill>
                          <a:blip r:embed="rId41"/>
                          <a:stretch>
                            <a:fillRect/>
                          </a:stretch>
                        </pic:blipFill>
                        <pic:spPr>
                          <a:xfrm>
                            <a:off x="0" y="0"/>
                            <a:ext cx="3644195" cy="1457517"/>
                          </a:xfrm>
                          <a:prstGeom prst="rect">
                            <a:avLst/>
                          </a:prstGeom>
                        </pic:spPr>
                      </pic:pic>
                    </a:graphicData>
                  </a:graphic>
                </wp:inline>
              </w:drawing>
            </w:r>
          </w:p>
          <w:p w14:paraId="1BBB8DB3" w14:textId="24FD871E" w:rsidR="00234F9A" w:rsidRPr="006906D6" w:rsidRDefault="00234F9A" w:rsidP="00234F9A">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2D354445" wp14:editId="569C7000">
                  <wp:extent cx="3620770" cy="1360296"/>
                  <wp:effectExtent l="0" t="0" r="0" b="0"/>
                  <wp:docPr id="18570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8997" name=""/>
                          <pic:cNvPicPr/>
                        </pic:nvPicPr>
                        <pic:blipFill>
                          <a:blip r:embed="rId42"/>
                          <a:stretch>
                            <a:fillRect/>
                          </a:stretch>
                        </pic:blipFill>
                        <pic:spPr>
                          <a:xfrm>
                            <a:off x="0" y="0"/>
                            <a:ext cx="3632230" cy="1364601"/>
                          </a:xfrm>
                          <a:prstGeom prst="rect">
                            <a:avLst/>
                          </a:prstGeom>
                        </pic:spPr>
                      </pic:pic>
                    </a:graphicData>
                  </a:graphic>
                </wp:inline>
              </w:drawing>
            </w:r>
          </w:p>
        </w:tc>
      </w:tr>
    </w:tbl>
    <w:p w14:paraId="7150C34E" w14:textId="77777777" w:rsidR="00F21FA4" w:rsidRPr="006906D6" w:rsidRDefault="00F21FA4" w:rsidP="00003555">
      <w:pPr>
        <w:rPr>
          <w:rFonts w:asciiTheme="majorBidi" w:hAnsiTheme="majorBidi" w:cstheme="majorBidi"/>
          <w:sz w:val="24"/>
          <w:szCs w:val="24"/>
        </w:rPr>
      </w:pPr>
    </w:p>
    <w:p w14:paraId="6E7265EA" w14:textId="77777777" w:rsidR="00695751" w:rsidRPr="006906D6" w:rsidRDefault="00695751" w:rsidP="00003555">
      <w:pPr>
        <w:rPr>
          <w:rFonts w:asciiTheme="majorBidi" w:hAnsiTheme="majorBidi" w:cstheme="majorBidi"/>
          <w:sz w:val="24"/>
          <w:szCs w:val="24"/>
        </w:rPr>
      </w:pPr>
    </w:p>
    <w:p w14:paraId="50704DFD" w14:textId="77777777" w:rsidR="00A76E1F" w:rsidRPr="006906D6" w:rsidRDefault="00A76E1F" w:rsidP="00003555">
      <w:pPr>
        <w:rPr>
          <w:rFonts w:asciiTheme="majorBidi" w:hAnsiTheme="majorBidi" w:cstheme="majorBidi"/>
          <w:sz w:val="24"/>
          <w:szCs w:val="24"/>
        </w:rPr>
      </w:pPr>
    </w:p>
    <w:p w14:paraId="0BEAA865" w14:textId="77777777" w:rsidR="00A76E1F" w:rsidRPr="006906D6" w:rsidRDefault="00A76E1F" w:rsidP="00003555">
      <w:pPr>
        <w:rPr>
          <w:rFonts w:asciiTheme="majorBidi" w:hAnsiTheme="majorBidi" w:cstheme="majorBidi"/>
          <w:sz w:val="24"/>
          <w:szCs w:val="24"/>
        </w:rPr>
      </w:pPr>
    </w:p>
    <w:p w14:paraId="25A1614C" w14:textId="77777777" w:rsidR="00695751" w:rsidRPr="006906D6" w:rsidRDefault="00695751" w:rsidP="00003555">
      <w:pPr>
        <w:rPr>
          <w:rFonts w:asciiTheme="majorBidi" w:hAnsiTheme="majorBidi" w:cstheme="majorBidi"/>
          <w:sz w:val="24"/>
          <w:szCs w:val="24"/>
        </w:rPr>
      </w:pPr>
    </w:p>
    <w:p w14:paraId="30CE24E6" w14:textId="77777777" w:rsidR="00695751" w:rsidRPr="006906D6" w:rsidRDefault="00695751" w:rsidP="00003555">
      <w:pPr>
        <w:rPr>
          <w:rFonts w:asciiTheme="majorBidi" w:hAnsiTheme="majorBidi" w:cstheme="majorBidi"/>
          <w:sz w:val="24"/>
          <w:szCs w:val="24"/>
        </w:rPr>
      </w:pPr>
    </w:p>
    <w:p w14:paraId="667077C1" w14:textId="77777777" w:rsidR="00695751" w:rsidRPr="006906D6" w:rsidRDefault="00695751" w:rsidP="00003555">
      <w:pPr>
        <w:rPr>
          <w:rFonts w:asciiTheme="majorBidi" w:hAnsiTheme="majorBidi" w:cstheme="majorBidi"/>
          <w:sz w:val="24"/>
          <w:szCs w:val="24"/>
        </w:rPr>
      </w:pPr>
    </w:p>
    <w:p w14:paraId="17378806" w14:textId="77777777" w:rsidR="00646BAB" w:rsidRPr="006906D6" w:rsidRDefault="008B3E13" w:rsidP="00562039">
      <w:pPr>
        <w:pStyle w:val="Heading2"/>
        <w:rPr>
          <w:rFonts w:asciiTheme="majorBidi" w:hAnsiTheme="majorBidi"/>
          <w:sz w:val="24"/>
          <w:szCs w:val="24"/>
        </w:rPr>
      </w:pPr>
      <w:bookmarkStart w:id="15" w:name="_Toc176174701"/>
      <w:r w:rsidRPr="006906D6">
        <w:rPr>
          <w:rFonts w:asciiTheme="majorBidi" w:hAnsiTheme="majorBidi"/>
          <w:sz w:val="24"/>
          <w:szCs w:val="24"/>
        </w:rPr>
        <w:lastRenderedPageBreak/>
        <w:t>Output Validation</w:t>
      </w:r>
      <w:bookmarkEnd w:id="15"/>
      <w:r w:rsidRPr="006906D6">
        <w:rPr>
          <w:rFonts w:asciiTheme="majorBidi" w:hAnsiTheme="majorBidi"/>
          <w:sz w:val="24"/>
          <w:szCs w:val="24"/>
        </w:rPr>
        <w:tab/>
      </w:r>
    </w:p>
    <w:p w14:paraId="3EA44F8E" w14:textId="4EE7370B" w:rsidR="00AC1114" w:rsidRPr="006906D6" w:rsidRDefault="008B3E13" w:rsidP="00646BAB">
      <w:pPr>
        <w:pStyle w:val="Heading2"/>
        <w:numPr>
          <w:ilvl w:val="0"/>
          <w:numId w:val="0"/>
        </w:numPr>
        <w:ind w:left="576"/>
        <w:rPr>
          <w:rFonts w:asciiTheme="majorBidi" w:hAnsiTheme="majorBidi"/>
          <w:sz w:val="24"/>
          <w:szCs w:val="24"/>
        </w:rPr>
      </w:pPr>
      <w:r w:rsidRPr="006906D6">
        <w:rPr>
          <w:rFonts w:asciiTheme="majorBidi" w:hAnsiTheme="majorBidi"/>
          <w:sz w:val="24"/>
          <w:szCs w:val="24"/>
        </w:rPr>
        <w:tab/>
      </w:r>
      <w:r w:rsidRPr="006906D6">
        <w:rPr>
          <w:rFonts w:asciiTheme="majorBidi" w:hAnsiTheme="majorBidi"/>
          <w:sz w:val="24"/>
          <w:szCs w:val="24"/>
        </w:rPr>
        <w:tab/>
      </w:r>
    </w:p>
    <w:tbl>
      <w:tblPr>
        <w:tblW w:w="1097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0"/>
        <w:gridCol w:w="1837"/>
        <w:gridCol w:w="4364"/>
        <w:gridCol w:w="3708"/>
      </w:tblGrid>
      <w:tr w:rsidR="00284135" w:rsidRPr="006906D6" w14:paraId="345D5E45" w14:textId="472C1D4A" w:rsidTr="00D30732">
        <w:tc>
          <w:tcPr>
            <w:tcW w:w="971" w:type="dxa"/>
            <w:tcBorders>
              <w:bottom w:val="single" w:sz="4" w:space="0" w:color="000000"/>
            </w:tcBorders>
            <w:shd w:val="clear" w:color="auto" w:fill="8DB3E2"/>
          </w:tcPr>
          <w:p w14:paraId="7662D148" w14:textId="77777777" w:rsidR="00312A76" w:rsidRPr="006906D6" w:rsidRDefault="00312A76"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Number</w:t>
            </w:r>
          </w:p>
        </w:tc>
        <w:tc>
          <w:tcPr>
            <w:tcW w:w="1936" w:type="dxa"/>
            <w:shd w:val="clear" w:color="auto" w:fill="8DB3E2"/>
          </w:tcPr>
          <w:p w14:paraId="4E4B3C73" w14:textId="1BC1727F" w:rsidR="00312A76" w:rsidRPr="006906D6" w:rsidRDefault="00312A76"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Query Description</w:t>
            </w:r>
          </w:p>
        </w:tc>
        <w:tc>
          <w:tcPr>
            <w:tcW w:w="4364" w:type="dxa"/>
            <w:shd w:val="clear" w:color="auto" w:fill="8DB3E2"/>
          </w:tcPr>
          <w:p w14:paraId="375AE058" w14:textId="1C3AE43B" w:rsidR="00312A76" w:rsidRPr="006906D6" w:rsidRDefault="00312A76"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Screenshot</w:t>
            </w:r>
            <w:r w:rsidR="00BE775A" w:rsidRPr="006906D6">
              <w:rPr>
                <w:rFonts w:asciiTheme="majorBidi" w:hAnsiTheme="majorBidi" w:cstheme="majorBidi"/>
                <w:b/>
                <w:bCs/>
                <w:sz w:val="24"/>
                <w:szCs w:val="24"/>
              </w:rPr>
              <w:t xml:space="preserve"> (query + </w:t>
            </w:r>
            <w:r w:rsidRPr="006906D6">
              <w:rPr>
                <w:rFonts w:asciiTheme="majorBidi" w:hAnsiTheme="majorBidi" w:cstheme="majorBidi"/>
                <w:b/>
                <w:bCs/>
                <w:sz w:val="24"/>
                <w:szCs w:val="24"/>
              </w:rPr>
              <w:t>result</w:t>
            </w:r>
            <w:r w:rsidR="00BE775A" w:rsidRPr="006906D6">
              <w:rPr>
                <w:rFonts w:asciiTheme="majorBidi" w:hAnsiTheme="majorBidi" w:cstheme="majorBidi"/>
                <w:b/>
                <w:bCs/>
                <w:sz w:val="24"/>
                <w:szCs w:val="24"/>
              </w:rPr>
              <w:t>)</w:t>
            </w:r>
            <w:r w:rsidRPr="006906D6">
              <w:rPr>
                <w:rFonts w:asciiTheme="majorBidi" w:hAnsiTheme="majorBidi" w:cstheme="majorBidi"/>
                <w:b/>
                <w:bCs/>
                <w:sz w:val="24"/>
                <w:szCs w:val="24"/>
              </w:rPr>
              <w:t xml:space="preserve"> </w:t>
            </w:r>
          </w:p>
        </w:tc>
        <w:tc>
          <w:tcPr>
            <w:tcW w:w="3708" w:type="dxa"/>
            <w:shd w:val="clear" w:color="auto" w:fill="8DB3E2"/>
          </w:tcPr>
          <w:p w14:paraId="026C7AA0" w14:textId="243710A8" w:rsidR="00312A76" w:rsidRPr="006906D6" w:rsidRDefault="00C3767A"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Result validation</w:t>
            </w:r>
          </w:p>
        </w:tc>
      </w:tr>
      <w:tr w:rsidR="00284135" w:rsidRPr="006906D6" w14:paraId="4BFF17F1" w14:textId="4872FDA6" w:rsidTr="00D30732">
        <w:tc>
          <w:tcPr>
            <w:tcW w:w="971" w:type="dxa"/>
            <w:shd w:val="clear" w:color="auto" w:fill="auto"/>
          </w:tcPr>
          <w:p w14:paraId="7CF64FC9" w14:textId="77777777" w:rsidR="00312A76" w:rsidRPr="006906D6" w:rsidRDefault="00312A76" w:rsidP="00AC1114">
            <w:pPr>
              <w:pStyle w:val="ListParagraph"/>
              <w:numPr>
                <w:ilvl w:val="0"/>
                <w:numId w:val="12"/>
              </w:numPr>
              <w:spacing w:after="0" w:line="240" w:lineRule="auto"/>
              <w:jc w:val="center"/>
              <w:rPr>
                <w:rFonts w:asciiTheme="majorBidi" w:hAnsiTheme="majorBidi" w:cstheme="majorBidi"/>
                <w:b/>
                <w:bCs/>
                <w:sz w:val="24"/>
                <w:szCs w:val="24"/>
              </w:rPr>
            </w:pPr>
          </w:p>
        </w:tc>
        <w:tc>
          <w:tcPr>
            <w:tcW w:w="1936" w:type="dxa"/>
          </w:tcPr>
          <w:p w14:paraId="445EC57E" w14:textId="3BADB782" w:rsidR="00312A76" w:rsidRPr="006906D6" w:rsidRDefault="00EE76BF" w:rsidP="00CC294B">
            <w:pPr>
              <w:rPr>
                <w:rFonts w:asciiTheme="majorBidi" w:hAnsiTheme="majorBidi" w:cstheme="majorBidi"/>
                <w:sz w:val="24"/>
                <w:szCs w:val="24"/>
              </w:rPr>
            </w:pPr>
            <w:r w:rsidRPr="006906D6">
              <w:rPr>
                <w:rFonts w:asciiTheme="majorBidi" w:hAnsiTheme="majorBidi" w:cstheme="majorBidi"/>
                <w:sz w:val="24"/>
                <w:szCs w:val="24"/>
              </w:rPr>
              <w:t xml:space="preserve">This query is used to find the </w:t>
            </w:r>
            <w:r w:rsidR="004D4B1E" w:rsidRPr="006906D6">
              <w:rPr>
                <w:rFonts w:asciiTheme="majorBidi" w:hAnsiTheme="majorBidi" w:cstheme="majorBidi"/>
                <w:sz w:val="24"/>
                <w:szCs w:val="24"/>
              </w:rPr>
              <w:t xml:space="preserve">candidates enrolled in the club with the </w:t>
            </w:r>
            <w:r w:rsidR="004A73AC" w:rsidRPr="006906D6">
              <w:rPr>
                <w:rFonts w:asciiTheme="majorBidi" w:hAnsiTheme="majorBidi" w:cstheme="majorBidi"/>
                <w:sz w:val="24"/>
                <w:szCs w:val="24"/>
              </w:rPr>
              <w:t>ID</w:t>
            </w:r>
            <w:r w:rsidR="004D4B1E" w:rsidRPr="006906D6">
              <w:rPr>
                <w:rFonts w:asciiTheme="majorBidi" w:hAnsiTheme="majorBidi" w:cstheme="majorBidi"/>
                <w:sz w:val="24"/>
                <w:szCs w:val="24"/>
              </w:rPr>
              <w:t xml:space="preserve"> ‘1010’</w:t>
            </w:r>
            <w:r w:rsidR="00D36605" w:rsidRPr="006906D6">
              <w:rPr>
                <w:rFonts w:asciiTheme="majorBidi" w:hAnsiTheme="majorBidi" w:cstheme="majorBidi"/>
                <w:sz w:val="24"/>
                <w:szCs w:val="24"/>
              </w:rPr>
              <w:t xml:space="preserve">. And the result validation shows ‘select </w:t>
            </w:r>
            <w:r w:rsidR="004A73AC" w:rsidRPr="006906D6">
              <w:rPr>
                <w:rFonts w:asciiTheme="majorBidi" w:hAnsiTheme="majorBidi" w:cstheme="majorBidi"/>
                <w:sz w:val="24"/>
                <w:szCs w:val="24"/>
              </w:rPr>
              <w:t xml:space="preserve">*from candidates’ </w:t>
            </w:r>
          </w:p>
        </w:tc>
        <w:tc>
          <w:tcPr>
            <w:tcW w:w="4364" w:type="dxa"/>
          </w:tcPr>
          <w:p w14:paraId="02CB4ABE" w14:textId="44F9095B" w:rsidR="00312A76" w:rsidRPr="006906D6" w:rsidRDefault="004D4B1E"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20E8AFEB" wp14:editId="15ED898C">
                  <wp:extent cx="2266949" cy="1413226"/>
                  <wp:effectExtent l="0" t="0" r="635" b="0"/>
                  <wp:docPr id="12456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6989" name=""/>
                          <pic:cNvPicPr/>
                        </pic:nvPicPr>
                        <pic:blipFill>
                          <a:blip r:embed="rId43"/>
                          <a:stretch>
                            <a:fillRect/>
                          </a:stretch>
                        </pic:blipFill>
                        <pic:spPr>
                          <a:xfrm>
                            <a:off x="0" y="0"/>
                            <a:ext cx="2276505" cy="1419183"/>
                          </a:xfrm>
                          <a:prstGeom prst="rect">
                            <a:avLst/>
                          </a:prstGeom>
                        </pic:spPr>
                      </pic:pic>
                    </a:graphicData>
                  </a:graphic>
                </wp:inline>
              </w:drawing>
            </w:r>
          </w:p>
        </w:tc>
        <w:tc>
          <w:tcPr>
            <w:tcW w:w="3708" w:type="dxa"/>
          </w:tcPr>
          <w:p w14:paraId="7E79AE88" w14:textId="55D917D7" w:rsidR="00312A76" w:rsidRPr="006906D6" w:rsidRDefault="00D36605"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0474775D" wp14:editId="632B2BE0">
                  <wp:extent cx="1647825" cy="1408049"/>
                  <wp:effectExtent l="0" t="0" r="0" b="1905"/>
                  <wp:docPr id="29864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41189" name=""/>
                          <pic:cNvPicPr/>
                        </pic:nvPicPr>
                        <pic:blipFill>
                          <a:blip r:embed="rId44"/>
                          <a:stretch>
                            <a:fillRect/>
                          </a:stretch>
                        </pic:blipFill>
                        <pic:spPr>
                          <a:xfrm>
                            <a:off x="0" y="0"/>
                            <a:ext cx="1651867" cy="1411503"/>
                          </a:xfrm>
                          <a:prstGeom prst="rect">
                            <a:avLst/>
                          </a:prstGeom>
                        </pic:spPr>
                      </pic:pic>
                    </a:graphicData>
                  </a:graphic>
                </wp:inline>
              </w:drawing>
            </w:r>
          </w:p>
        </w:tc>
      </w:tr>
      <w:tr w:rsidR="00284135" w:rsidRPr="006906D6" w14:paraId="78FB7DF6" w14:textId="7ED6B1E2" w:rsidTr="00D30732">
        <w:tc>
          <w:tcPr>
            <w:tcW w:w="971" w:type="dxa"/>
            <w:shd w:val="clear" w:color="auto" w:fill="auto"/>
          </w:tcPr>
          <w:p w14:paraId="144645E2" w14:textId="77777777" w:rsidR="00312A76" w:rsidRPr="006906D6" w:rsidRDefault="00312A76" w:rsidP="00AC1114">
            <w:pPr>
              <w:pStyle w:val="ListParagraph"/>
              <w:numPr>
                <w:ilvl w:val="0"/>
                <w:numId w:val="12"/>
              </w:numPr>
              <w:spacing w:after="0" w:line="240" w:lineRule="auto"/>
              <w:jc w:val="center"/>
              <w:rPr>
                <w:rFonts w:asciiTheme="majorBidi" w:hAnsiTheme="majorBidi" w:cstheme="majorBidi"/>
                <w:b/>
                <w:bCs/>
                <w:sz w:val="24"/>
                <w:szCs w:val="24"/>
              </w:rPr>
            </w:pPr>
          </w:p>
        </w:tc>
        <w:tc>
          <w:tcPr>
            <w:tcW w:w="1936" w:type="dxa"/>
          </w:tcPr>
          <w:p w14:paraId="2BFE75F2" w14:textId="35667FBC" w:rsidR="00312A76" w:rsidRPr="006906D6" w:rsidRDefault="00593362" w:rsidP="00CC294B">
            <w:pPr>
              <w:rPr>
                <w:rFonts w:asciiTheme="majorBidi" w:hAnsiTheme="majorBidi" w:cstheme="majorBidi"/>
                <w:sz w:val="24"/>
                <w:szCs w:val="24"/>
              </w:rPr>
            </w:pPr>
            <w:r w:rsidRPr="006906D6">
              <w:rPr>
                <w:rFonts w:asciiTheme="majorBidi" w:hAnsiTheme="majorBidi" w:cstheme="majorBidi"/>
                <w:sz w:val="24"/>
                <w:szCs w:val="24"/>
              </w:rPr>
              <w:t xml:space="preserve">This join shows </w:t>
            </w:r>
            <w:r w:rsidR="002A3C3A" w:rsidRPr="006906D6">
              <w:rPr>
                <w:rFonts w:asciiTheme="majorBidi" w:hAnsiTheme="majorBidi" w:cstheme="majorBidi"/>
                <w:sz w:val="24"/>
                <w:szCs w:val="24"/>
              </w:rPr>
              <w:t xml:space="preserve">the voters and the candidates </w:t>
            </w:r>
            <w:proofErr w:type="spellStart"/>
            <w:r w:rsidR="002A3C3A" w:rsidRPr="006906D6">
              <w:rPr>
                <w:rFonts w:asciiTheme="majorBidi" w:hAnsiTheme="majorBidi" w:cstheme="majorBidi"/>
                <w:sz w:val="24"/>
                <w:szCs w:val="24"/>
              </w:rPr>
              <w:t>fname</w:t>
            </w:r>
            <w:proofErr w:type="spellEnd"/>
            <w:r w:rsidR="002A3C3A" w:rsidRPr="006906D6">
              <w:rPr>
                <w:rFonts w:asciiTheme="majorBidi" w:hAnsiTheme="majorBidi" w:cstheme="majorBidi"/>
                <w:sz w:val="24"/>
                <w:szCs w:val="24"/>
              </w:rPr>
              <w:t xml:space="preserve">, and </w:t>
            </w:r>
            <w:proofErr w:type="spellStart"/>
            <w:r w:rsidR="002A3C3A" w:rsidRPr="006906D6">
              <w:rPr>
                <w:rFonts w:asciiTheme="majorBidi" w:hAnsiTheme="majorBidi" w:cstheme="majorBidi"/>
                <w:sz w:val="24"/>
                <w:szCs w:val="24"/>
              </w:rPr>
              <w:t>lname</w:t>
            </w:r>
            <w:proofErr w:type="spellEnd"/>
            <w:r w:rsidR="002A3C3A" w:rsidRPr="006906D6">
              <w:rPr>
                <w:rFonts w:asciiTheme="majorBidi" w:hAnsiTheme="majorBidi" w:cstheme="majorBidi"/>
                <w:sz w:val="24"/>
                <w:szCs w:val="24"/>
              </w:rPr>
              <w:t xml:space="preserve"> that belong to the same club; based on the </w:t>
            </w:r>
            <w:r w:rsidR="000F4A65" w:rsidRPr="006906D6">
              <w:rPr>
                <w:rFonts w:asciiTheme="majorBidi" w:hAnsiTheme="majorBidi" w:cstheme="majorBidi"/>
                <w:sz w:val="24"/>
                <w:szCs w:val="24"/>
              </w:rPr>
              <w:t>clubs’</w:t>
            </w:r>
            <w:r w:rsidR="002A3C3A" w:rsidRPr="006906D6">
              <w:rPr>
                <w:rFonts w:asciiTheme="majorBidi" w:hAnsiTheme="majorBidi" w:cstheme="majorBidi"/>
                <w:sz w:val="24"/>
                <w:szCs w:val="24"/>
              </w:rPr>
              <w:t xml:space="preserve"> </w:t>
            </w:r>
            <w:r w:rsidR="000F4A65" w:rsidRPr="006906D6">
              <w:rPr>
                <w:rFonts w:asciiTheme="majorBidi" w:hAnsiTheme="majorBidi" w:cstheme="majorBidi"/>
                <w:sz w:val="24"/>
                <w:szCs w:val="24"/>
              </w:rPr>
              <w:t>IDs</w:t>
            </w:r>
            <w:r w:rsidR="002A3C3A" w:rsidRPr="006906D6">
              <w:rPr>
                <w:rFonts w:asciiTheme="majorBidi" w:hAnsiTheme="majorBidi" w:cstheme="majorBidi"/>
                <w:sz w:val="24"/>
                <w:szCs w:val="24"/>
              </w:rPr>
              <w:t xml:space="preserve"> they share. </w:t>
            </w:r>
          </w:p>
        </w:tc>
        <w:tc>
          <w:tcPr>
            <w:tcW w:w="4364" w:type="dxa"/>
          </w:tcPr>
          <w:p w14:paraId="5BFFA220" w14:textId="68DB386B" w:rsidR="00312A76" w:rsidRPr="006906D6" w:rsidRDefault="00593362"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3D1062B9" wp14:editId="6E109B1C">
                  <wp:extent cx="2456361" cy="3716983"/>
                  <wp:effectExtent l="0" t="0" r="1270" b="0"/>
                  <wp:docPr id="213145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51967" name=""/>
                          <pic:cNvPicPr/>
                        </pic:nvPicPr>
                        <pic:blipFill>
                          <a:blip r:embed="rId45"/>
                          <a:stretch>
                            <a:fillRect/>
                          </a:stretch>
                        </pic:blipFill>
                        <pic:spPr>
                          <a:xfrm>
                            <a:off x="0" y="0"/>
                            <a:ext cx="2463474" cy="3727747"/>
                          </a:xfrm>
                          <a:prstGeom prst="rect">
                            <a:avLst/>
                          </a:prstGeom>
                        </pic:spPr>
                      </pic:pic>
                    </a:graphicData>
                  </a:graphic>
                </wp:inline>
              </w:drawing>
            </w:r>
          </w:p>
        </w:tc>
        <w:tc>
          <w:tcPr>
            <w:tcW w:w="3708" w:type="dxa"/>
          </w:tcPr>
          <w:p w14:paraId="0D7316C7" w14:textId="594B51A2" w:rsidR="00312A76" w:rsidRPr="006906D6" w:rsidRDefault="001E21E8"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39879915" wp14:editId="68C92C4E">
                  <wp:extent cx="1936833" cy="2656114"/>
                  <wp:effectExtent l="0" t="0" r="6350" b="0"/>
                  <wp:docPr id="202393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33407" name=""/>
                          <pic:cNvPicPr/>
                        </pic:nvPicPr>
                        <pic:blipFill>
                          <a:blip r:embed="rId46"/>
                          <a:stretch>
                            <a:fillRect/>
                          </a:stretch>
                        </pic:blipFill>
                        <pic:spPr>
                          <a:xfrm>
                            <a:off x="0" y="0"/>
                            <a:ext cx="1954296" cy="2680063"/>
                          </a:xfrm>
                          <a:prstGeom prst="rect">
                            <a:avLst/>
                          </a:prstGeom>
                        </pic:spPr>
                      </pic:pic>
                    </a:graphicData>
                  </a:graphic>
                </wp:inline>
              </w:drawing>
            </w:r>
          </w:p>
        </w:tc>
      </w:tr>
      <w:tr w:rsidR="00284135" w:rsidRPr="006906D6" w14:paraId="4849C073" w14:textId="53249675" w:rsidTr="00D30732">
        <w:tc>
          <w:tcPr>
            <w:tcW w:w="971" w:type="dxa"/>
            <w:shd w:val="clear" w:color="auto" w:fill="auto"/>
          </w:tcPr>
          <w:p w14:paraId="631C4C7D" w14:textId="77777777" w:rsidR="00312A76" w:rsidRPr="006906D6" w:rsidRDefault="00312A76" w:rsidP="00AC1114">
            <w:pPr>
              <w:pStyle w:val="ListParagraph"/>
              <w:numPr>
                <w:ilvl w:val="0"/>
                <w:numId w:val="12"/>
              </w:numPr>
              <w:spacing w:after="0" w:line="240" w:lineRule="auto"/>
              <w:jc w:val="center"/>
              <w:rPr>
                <w:rFonts w:asciiTheme="majorBidi" w:hAnsiTheme="majorBidi" w:cstheme="majorBidi"/>
                <w:b/>
                <w:bCs/>
                <w:sz w:val="24"/>
                <w:szCs w:val="24"/>
              </w:rPr>
            </w:pPr>
          </w:p>
        </w:tc>
        <w:tc>
          <w:tcPr>
            <w:tcW w:w="1936" w:type="dxa"/>
          </w:tcPr>
          <w:p w14:paraId="0FD02C9D" w14:textId="7A443BED" w:rsidR="00312A76" w:rsidRPr="006906D6" w:rsidRDefault="00E05E14" w:rsidP="00CC294B">
            <w:pPr>
              <w:jc w:val="both"/>
              <w:rPr>
                <w:rFonts w:asciiTheme="majorBidi" w:hAnsiTheme="majorBidi" w:cstheme="majorBidi"/>
                <w:sz w:val="24"/>
                <w:szCs w:val="24"/>
              </w:rPr>
            </w:pPr>
            <w:r w:rsidRPr="006906D6">
              <w:rPr>
                <w:rFonts w:asciiTheme="majorBidi" w:hAnsiTheme="majorBidi" w:cstheme="majorBidi"/>
                <w:sz w:val="24"/>
                <w:szCs w:val="24"/>
              </w:rPr>
              <w:t xml:space="preserve">Insert statement here is for the voters table; it adds the id, </w:t>
            </w:r>
            <w:proofErr w:type="spellStart"/>
            <w:r w:rsidRPr="006906D6">
              <w:rPr>
                <w:rFonts w:asciiTheme="majorBidi" w:hAnsiTheme="majorBidi" w:cstheme="majorBidi"/>
                <w:sz w:val="24"/>
                <w:szCs w:val="24"/>
              </w:rPr>
              <w:t>fname</w:t>
            </w:r>
            <w:proofErr w:type="spellEnd"/>
            <w:r w:rsidRPr="006906D6">
              <w:rPr>
                <w:rFonts w:asciiTheme="majorBidi" w:hAnsiTheme="majorBidi" w:cstheme="majorBidi"/>
                <w:sz w:val="24"/>
                <w:szCs w:val="24"/>
              </w:rPr>
              <w:t xml:space="preserve">, </w:t>
            </w:r>
            <w:proofErr w:type="spellStart"/>
            <w:r w:rsidRPr="006906D6">
              <w:rPr>
                <w:rFonts w:asciiTheme="majorBidi" w:hAnsiTheme="majorBidi" w:cstheme="majorBidi"/>
                <w:sz w:val="24"/>
                <w:szCs w:val="24"/>
              </w:rPr>
              <w:t>lname</w:t>
            </w:r>
            <w:proofErr w:type="spellEnd"/>
            <w:r w:rsidRPr="006906D6">
              <w:rPr>
                <w:rFonts w:asciiTheme="majorBidi" w:hAnsiTheme="majorBidi" w:cstheme="majorBidi"/>
                <w:sz w:val="24"/>
                <w:szCs w:val="24"/>
              </w:rPr>
              <w:t xml:space="preserve">, and the </w:t>
            </w:r>
            <w:proofErr w:type="spellStart"/>
            <w:r w:rsidRPr="006906D6">
              <w:rPr>
                <w:rFonts w:asciiTheme="majorBidi" w:hAnsiTheme="majorBidi" w:cstheme="majorBidi"/>
                <w:sz w:val="24"/>
                <w:szCs w:val="24"/>
              </w:rPr>
              <w:t>club_id</w:t>
            </w:r>
            <w:proofErr w:type="spellEnd"/>
            <w:r w:rsidRPr="006906D6">
              <w:rPr>
                <w:rFonts w:asciiTheme="majorBidi" w:hAnsiTheme="majorBidi" w:cstheme="majorBidi"/>
                <w:sz w:val="24"/>
                <w:szCs w:val="24"/>
              </w:rPr>
              <w:t xml:space="preserve"> to this table. And I used the delete command to delete the voter with ID = 1, and it was deleted as shown in the results below. </w:t>
            </w:r>
          </w:p>
        </w:tc>
        <w:tc>
          <w:tcPr>
            <w:tcW w:w="4364" w:type="dxa"/>
          </w:tcPr>
          <w:p w14:paraId="404C4040" w14:textId="2A686C09" w:rsidR="00312A76" w:rsidRPr="006906D6" w:rsidRDefault="00CF7E1B"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03055B42" wp14:editId="6B415953">
                  <wp:extent cx="2593521" cy="3996865"/>
                  <wp:effectExtent l="0" t="0" r="0" b="3810"/>
                  <wp:docPr id="133453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37484" name=""/>
                          <pic:cNvPicPr/>
                        </pic:nvPicPr>
                        <pic:blipFill>
                          <a:blip r:embed="rId47"/>
                          <a:stretch>
                            <a:fillRect/>
                          </a:stretch>
                        </pic:blipFill>
                        <pic:spPr>
                          <a:xfrm>
                            <a:off x="0" y="0"/>
                            <a:ext cx="2599435" cy="4005980"/>
                          </a:xfrm>
                          <a:prstGeom prst="rect">
                            <a:avLst/>
                          </a:prstGeom>
                        </pic:spPr>
                      </pic:pic>
                    </a:graphicData>
                  </a:graphic>
                </wp:inline>
              </w:drawing>
            </w:r>
          </w:p>
        </w:tc>
        <w:tc>
          <w:tcPr>
            <w:tcW w:w="3708" w:type="dxa"/>
          </w:tcPr>
          <w:p w14:paraId="3DACD87A" w14:textId="7306E5C1" w:rsidR="00312A76" w:rsidRPr="006906D6" w:rsidRDefault="00C61B83"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6AA9216F" wp14:editId="65AA126E">
                  <wp:extent cx="2217964" cy="2299835"/>
                  <wp:effectExtent l="0" t="0" r="0" b="5715"/>
                  <wp:docPr id="181825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54922" name=""/>
                          <pic:cNvPicPr/>
                        </pic:nvPicPr>
                        <pic:blipFill>
                          <a:blip r:embed="rId48"/>
                          <a:stretch>
                            <a:fillRect/>
                          </a:stretch>
                        </pic:blipFill>
                        <pic:spPr>
                          <a:xfrm>
                            <a:off x="0" y="0"/>
                            <a:ext cx="2222504" cy="2304543"/>
                          </a:xfrm>
                          <a:prstGeom prst="rect">
                            <a:avLst/>
                          </a:prstGeom>
                        </pic:spPr>
                      </pic:pic>
                    </a:graphicData>
                  </a:graphic>
                </wp:inline>
              </w:drawing>
            </w:r>
          </w:p>
        </w:tc>
      </w:tr>
      <w:tr w:rsidR="00284135" w:rsidRPr="006906D6" w14:paraId="16275F1F" w14:textId="480D7807" w:rsidTr="00D30732">
        <w:tc>
          <w:tcPr>
            <w:tcW w:w="971" w:type="dxa"/>
            <w:shd w:val="clear" w:color="auto" w:fill="auto"/>
          </w:tcPr>
          <w:p w14:paraId="5068D684" w14:textId="77777777" w:rsidR="00312A76" w:rsidRPr="006906D6" w:rsidRDefault="00312A76" w:rsidP="00AC1114">
            <w:pPr>
              <w:pStyle w:val="ListParagraph"/>
              <w:numPr>
                <w:ilvl w:val="0"/>
                <w:numId w:val="12"/>
              </w:numPr>
              <w:spacing w:after="0" w:line="240" w:lineRule="auto"/>
              <w:jc w:val="center"/>
              <w:rPr>
                <w:rFonts w:asciiTheme="majorBidi" w:hAnsiTheme="majorBidi" w:cstheme="majorBidi"/>
                <w:b/>
                <w:bCs/>
                <w:sz w:val="24"/>
                <w:szCs w:val="24"/>
              </w:rPr>
            </w:pPr>
          </w:p>
        </w:tc>
        <w:tc>
          <w:tcPr>
            <w:tcW w:w="1936" w:type="dxa"/>
          </w:tcPr>
          <w:p w14:paraId="0008E29F" w14:textId="664F3888" w:rsidR="00312A76" w:rsidRPr="006906D6" w:rsidRDefault="00766640" w:rsidP="00CC294B">
            <w:pPr>
              <w:rPr>
                <w:rFonts w:asciiTheme="majorBidi" w:hAnsiTheme="majorBidi" w:cstheme="majorBidi"/>
                <w:sz w:val="24"/>
                <w:szCs w:val="24"/>
              </w:rPr>
            </w:pPr>
            <w:r w:rsidRPr="006906D6">
              <w:rPr>
                <w:rFonts w:asciiTheme="majorBidi" w:hAnsiTheme="majorBidi" w:cstheme="majorBidi"/>
                <w:sz w:val="24"/>
                <w:szCs w:val="24"/>
              </w:rPr>
              <w:t xml:space="preserve">The update command will update the voter with the id=3 and update the </w:t>
            </w:r>
            <w:proofErr w:type="spellStart"/>
            <w:r w:rsidRPr="006906D6">
              <w:rPr>
                <w:rFonts w:asciiTheme="majorBidi" w:hAnsiTheme="majorBidi" w:cstheme="majorBidi"/>
                <w:sz w:val="24"/>
                <w:szCs w:val="24"/>
              </w:rPr>
              <w:t>fname</w:t>
            </w:r>
            <w:proofErr w:type="spellEnd"/>
            <w:r w:rsidRPr="006906D6">
              <w:rPr>
                <w:rFonts w:asciiTheme="majorBidi" w:hAnsiTheme="majorBidi" w:cstheme="majorBidi"/>
                <w:sz w:val="24"/>
                <w:szCs w:val="24"/>
              </w:rPr>
              <w:t xml:space="preserve"> to Alia </w:t>
            </w:r>
          </w:p>
        </w:tc>
        <w:tc>
          <w:tcPr>
            <w:tcW w:w="4364" w:type="dxa"/>
          </w:tcPr>
          <w:p w14:paraId="6FEA9A1E" w14:textId="33906045" w:rsidR="00312A76" w:rsidRPr="006906D6" w:rsidRDefault="00A82ABB"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44CA1627" wp14:editId="0189D2EE">
                  <wp:extent cx="2291204" cy="2917371"/>
                  <wp:effectExtent l="0" t="0" r="0" b="0"/>
                  <wp:docPr id="140120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04185" name=""/>
                          <pic:cNvPicPr/>
                        </pic:nvPicPr>
                        <pic:blipFill>
                          <a:blip r:embed="rId49"/>
                          <a:stretch>
                            <a:fillRect/>
                          </a:stretch>
                        </pic:blipFill>
                        <pic:spPr>
                          <a:xfrm>
                            <a:off x="0" y="0"/>
                            <a:ext cx="2307351" cy="2937930"/>
                          </a:xfrm>
                          <a:prstGeom prst="rect">
                            <a:avLst/>
                          </a:prstGeom>
                        </pic:spPr>
                      </pic:pic>
                    </a:graphicData>
                  </a:graphic>
                </wp:inline>
              </w:drawing>
            </w:r>
          </w:p>
        </w:tc>
        <w:tc>
          <w:tcPr>
            <w:tcW w:w="3708" w:type="dxa"/>
          </w:tcPr>
          <w:p w14:paraId="47C288CC" w14:textId="343A9D2C" w:rsidR="00312A76" w:rsidRPr="006906D6" w:rsidRDefault="00EB01A0"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47AC73A1" wp14:editId="2B999E1B">
                  <wp:extent cx="2183946" cy="2251491"/>
                  <wp:effectExtent l="0" t="0" r="6985" b="0"/>
                  <wp:docPr id="2127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998" name=""/>
                          <pic:cNvPicPr/>
                        </pic:nvPicPr>
                        <pic:blipFill>
                          <a:blip r:embed="rId50"/>
                          <a:stretch>
                            <a:fillRect/>
                          </a:stretch>
                        </pic:blipFill>
                        <pic:spPr>
                          <a:xfrm>
                            <a:off x="0" y="0"/>
                            <a:ext cx="2183946" cy="2251491"/>
                          </a:xfrm>
                          <a:prstGeom prst="rect">
                            <a:avLst/>
                          </a:prstGeom>
                        </pic:spPr>
                      </pic:pic>
                    </a:graphicData>
                  </a:graphic>
                </wp:inline>
              </w:drawing>
            </w:r>
          </w:p>
        </w:tc>
      </w:tr>
      <w:tr w:rsidR="00C10768" w:rsidRPr="006906D6" w14:paraId="46122F0F" w14:textId="77777777" w:rsidTr="00D30732">
        <w:tc>
          <w:tcPr>
            <w:tcW w:w="971" w:type="dxa"/>
            <w:shd w:val="clear" w:color="auto" w:fill="auto"/>
          </w:tcPr>
          <w:p w14:paraId="4A020280" w14:textId="77777777" w:rsidR="005F5728" w:rsidRPr="006906D6" w:rsidRDefault="005F5728" w:rsidP="00AC1114">
            <w:pPr>
              <w:pStyle w:val="ListParagraph"/>
              <w:numPr>
                <w:ilvl w:val="0"/>
                <w:numId w:val="12"/>
              </w:numPr>
              <w:spacing w:after="0" w:line="240" w:lineRule="auto"/>
              <w:jc w:val="center"/>
              <w:rPr>
                <w:rFonts w:asciiTheme="majorBidi" w:hAnsiTheme="majorBidi" w:cstheme="majorBidi"/>
                <w:b/>
                <w:bCs/>
                <w:sz w:val="24"/>
                <w:szCs w:val="24"/>
              </w:rPr>
            </w:pPr>
          </w:p>
        </w:tc>
        <w:tc>
          <w:tcPr>
            <w:tcW w:w="1936" w:type="dxa"/>
          </w:tcPr>
          <w:p w14:paraId="4A26B66D" w14:textId="3E44C98F" w:rsidR="005F5728" w:rsidRPr="006906D6" w:rsidRDefault="008C5410" w:rsidP="00CC294B">
            <w:pPr>
              <w:rPr>
                <w:rFonts w:asciiTheme="majorBidi" w:hAnsiTheme="majorBidi" w:cstheme="majorBidi"/>
                <w:sz w:val="24"/>
                <w:szCs w:val="24"/>
              </w:rPr>
            </w:pPr>
            <w:r w:rsidRPr="006906D6">
              <w:rPr>
                <w:rFonts w:asciiTheme="majorBidi" w:hAnsiTheme="majorBidi" w:cstheme="majorBidi"/>
                <w:sz w:val="24"/>
                <w:szCs w:val="24"/>
              </w:rPr>
              <w:t xml:space="preserve">This group by counts the number of votes the candidates received. </w:t>
            </w:r>
          </w:p>
        </w:tc>
        <w:tc>
          <w:tcPr>
            <w:tcW w:w="4364" w:type="dxa"/>
          </w:tcPr>
          <w:p w14:paraId="4A3149D7" w14:textId="08B5A9C5" w:rsidR="005F5728" w:rsidRPr="006906D6" w:rsidRDefault="00284135"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3C3EA097" wp14:editId="6AABEC32">
                  <wp:extent cx="2634343" cy="1844481"/>
                  <wp:effectExtent l="0" t="0" r="0" b="3810"/>
                  <wp:docPr id="69507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70699" name=""/>
                          <pic:cNvPicPr/>
                        </pic:nvPicPr>
                        <pic:blipFill>
                          <a:blip r:embed="rId51"/>
                          <a:stretch>
                            <a:fillRect/>
                          </a:stretch>
                        </pic:blipFill>
                        <pic:spPr>
                          <a:xfrm>
                            <a:off x="0" y="0"/>
                            <a:ext cx="2697030" cy="1888372"/>
                          </a:xfrm>
                          <a:prstGeom prst="rect">
                            <a:avLst/>
                          </a:prstGeom>
                        </pic:spPr>
                      </pic:pic>
                    </a:graphicData>
                  </a:graphic>
                </wp:inline>
              </w:drawing>
            </w:r>
          </w:p>
        </w:tc>
        <w:tc>
          <w:tcPr>
            <w:tcW w:w="3708" w:type="dxa"/>
          </w:tcPr>
          <w:p w14:paraId="5FEA9991" w14:textId="5A5E574C" w:rsidR="005F5728" w:rsidRPr="006906D6" w:rsidRDefault="00345E23"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7047E0EA" wp14:editId="20FAB20A">
                  <wp:extent cx="2130878" cy="2446249"/>
                  <wp:effectExtent l="0" t="0" r="3175" b="0"/>
                  <wp:docPr id="145169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97468" name=""/>
                          <pic:cNvPicPr/>
                        </pic:nvPicPr>
                        <pic:blipFill>
                          <a:blip r:embed="rId52"/>
                          <a:stretch>
                            <a:fillRect/>
                          </a:stretch>
                        </pic:blipFill>
                        <pic:spPr>
                          <a:xfrm>
                            <a:off x="0" y="0"/>
                            <a:ext cx="2138469" cy="2454963"/>
                          </a:xfrm>
                          <a:prstGeom prst="rect">
                            <a:avLst/>
                          </a:prstGeom>
                        </pic:spPr>
                      </pic:pic>
                    </a:graphicData>
                  </a:graphic>
                </wp:inline>
              </w:drawing>
            </w:r>
          </w:p>
        </w:tc>
      </w:tr>
    </w:tbl>
    <w:p w14:paraId="1D2F4F07" w14:textId="77777777" w:rsidR="00AC1114" w:rsidRPr="006906D6" w:rsidRDefault="00AC1114" w:rsidP="000E44A1">
      <w:pPr>
        <w:rPr>
          <w:rFonts w:asciiTheme="majorBidi" w:hAnsiTheme="majorBidi" w:cstheme="majorBidi"/>
          <w:sz w:val="24"/>
          <w:szCs w:val="24"/>
        </w:rPr>
      </w:pPr>
    </w:p>
    <w:p w14:paraId="56C9C906" w14:textId="77777777" w:rsidR="0022202C" w:rsidRPr="006906D6" w:rsidRDefault="0022202C" w:rsidP="000E44A1">
      <w:pPr>
        <w:rPr>
          <w:rFonts w:asciiTheme="majorBidi" w:hAnsiTheme="majorBidi" w:cstheme="majorBidi"/>
          <w:sz w:val="24"/>
          <w:szCs w:val="24"/>
        </w:rPr>
      </w:pPr>
    </w:p>
    <w:p w14:paraId="10BEA734" w14:textId="77777777" w:rsidR="0022202C" w:rsidRPr="006906D6" w:rsidRDefault="0022202C" w:rsidP="000E44A1">
      <w:pPr>
        <w:rPr>
          <w:rFonts w:asciiTheme="majorBidi" w:hAnsiTheme="majorBidi" w:cstheme="majorBidi"/>
          <w:sz w:val="24"/>
          <w:szCs w:val="24"/>
        </w:rPr>
      </w:pPr>
    </w:p>
    <w:p w14:paraId="7EC00015" w14:textId="77777777" w:rsidR="0022202C" w:rsidRPr="006906D6" w:rsidRDefault="0022202C" w:rsidP="000E44A1">
      <w:pPr>
        <w:rPr>
          <w:rFonts w:asciiTheme="majorBidi" w:hAnsiTheme="majorBidi" w:cstheme="majorBidi"/>
          <w:sz w:val="24"/>
          <w:szCs w:val="24"/>
        </w:rPr>
      </w:pPr>
    </w:p>
    <w:p w14:paraId="1984DF4D" w14:textId="77777777" w:rsidR="0022202C" w:rsidRPr="006906D6" w:rsidRDefault="0022202C" w:rsidP="000E44A1">
      <w:pPr>
        <w:rPr>
          <w:rFonts w:asciiTheme="majorBidi" w:hAnsiTheme="majorBidi" w:cstheme="majorBidi"/>
          <w:sz w:val="24"/>
          <w:szCs w:val="24"/>
        </w:rPr>
      </w:pPr>
    </w:p>
    <w:p w14:paraId="51488AEB" w14:textId="62927651" w:rsidR="00E26682" w:rsidRPr="006906D6" w:rsidRDefault="00E26682" w:rsidP="00B34214">
      <w:pPr>
        <w:rPr>
          <w:rFonts w:asciiTheme="majorBidi" w:hAnsiTheme="majorBidi" w:cstheme="majorBidi"/>
          <w:sz w:val="24"/>
          <w:szCs w:val="24"/>
        </w:rPr>
      </w:pPr>
    </w:p>
    <w:p w14:paraId="17B120AA" w14:textId="77777777" w:rsidR="00677CF6" w:rsidRPr="006906D6" w:rsidRDefault="00677CF6" w:rsidP="00B34214">
      <w:pPr>
        <w:rPr>
          <w:rFonts w:asciiTheme="majorBidi" w:hAnsiTheme="majorBidi" w:cstheme="majorBidi"/>
          <w:sz w:val="24"/>
          <w:szCs w:val="24"/>
        </w:rPr>
      </w:pPr>
    </w:p>
    <w:p w14:paraId="59AA68AC" w14:textId="77777777" w:rsidR="00677CF6" w:rsidRPr="006906D6" w:rsidRDefault="00677CF6" w:rsidP="00B34214">
      <w:pPr>
        <w:rPr>
          <w:rFonts w:asciiTheme="majorBidi" w:hAnsiTheme="majorBidi" w:cstheme="majorBidi"/>
          <w:sz w:val="24"/>
          <w:szCs w:val="24"/>
        </w:rPr>
      </w:pPr>
    </w:p>
    <w:p w14:paraId="0E8B2E6B" w14:textId="77777777" w:rsidR="00677CF6" w:rsidRPr="006906D6" w:rsidRDefault="00677CF6" w:rsidP="00B34214">
      <w:pPr>
        <w:rPr>
          <w:rFonts w:asciiTheme="majorBidi" w:hAnsiTheme="majorBidi" w:cstheme="majorBidi"/>
          <w:sz w:val="24"/>
          <w:szCs w:val="24"/>
        </w:rPr>
      </w:pPr>
    </w:p>
    <w:p w14:paraId="7C37BD3B" w14:textId="77777777" w:rsidR="00677CF6" w:rsidRPr="006906D6" w:rsidRDefault="00677CF6" w:rsidP="00B34214">
      <w:pPr>
        <w:rPr>
          <w:rFonts w:asciiTheme="majorBidi" w:hAnsiTheme="majorBidi" w:cstheme="majorBidi"/>
          <w:sz w:val="24"/>
          <w:szCs w:val="24"/>
        </w:rPr>
      </w:pPr>
    </w:p>
    <w:p w14:paraId="6C638311" w14:textId="77777777" w:rsidR="00677CF6" w:rsidRPr="006906D6" w:rsidRDefault="00677CF6" w:rsidP="00B34214">
      <w:pPr>
        <w:rPr>
          <w:rFonts w:asciiTheme="majorBidi" w:hAnsiTheme="majorBidi" w:cstheme="majorBidi"/>
          <w:sz w:val="24"/>
          <w:szCs w:val="24"/>
        </w:rPr>
      </w:pPr>
    </w:p>
    <w:p w14:paraId="55CEB7A4" w14:textId="77777777" w:rsidR="00677CF6" w:rsidRPr="006906D6" w:rsidRDefault="00677CF6" w:rsidP="00B34214">
      <w:pPr>
        <w:rPr>
          <w:rFonts w:asciiTheme="majorBidi" w:hAnsiTheme="majorBidi" w:cstheme="majorBidi"/>
          <w:sz w:val="24"/>
          <w:szCs w:val="24"/>
        </w:rPr>
      </w:pPr>
    </w:p>
    <w:p w14:paraId="1AA644D4" w14:textId="77777777" w:rsidR="00677CF6" w:rsidRPr="006906D6" w:rsidRDefault="00677CF6" w:rsidP="00B34214">
      <w:pPr>
        <w:rPr>
          <w:rFonts w:asciiTheme="majorBidi" w:hAnsiTheme="majorBidi" w:cstheme="majorBidi"/>
          <w:sz w:val="24"/>
          <w:szCs w:val="24"/>
        </w:rPr>
      </w:pPr>
    </w:p>
    <w:p w14:paraId="5D5A2C66" w14:textId="77777777" w:rsidR="00677CF6" w:rsidRPr="006906D6" w:rsidRDefault="00677CF6" w:rsidP="00B34214">
      <w:pPr>
        <w:rPr>
          <w:rFonts w:asciiTheme="majorBidi" w:hAnsiTheme="majorBidi" w:cstheme="majorBidi"/>
          <w:sz w:val="24"/>
          <w:szCs w:val="24"/>
        </w:rPr>
      </w:pPr>
    </w:p>
    <w:p w14:paraId="407C9E71" w14:textId="77777777" w:rsidR="00677CF6" w:rsidRPr="006906D6" w:rsidRDefault="00677CF6" w:rsidP="00B34214">
      <w:pPr>
        <w:rPr>
          <w:rFonts w:asciiTheme="majorBidi" w:hAnsiTheme="majorBidi" w:cstheme="majorBidi"/>
          <w:sz w:val="24"/>
          <w:szCs w:val="24"/>
        </w:rPr>
      </w:pPr>
    </w:p>
    <w:p w14:paraId="72C397A3" w14:textId="77777777" w:rsidR="00677CF6" w:rsidRPr="006906D6" w:rsidRDefault="00677CF6" w:rsidP="00B34214">
      <w:pPr>
        <w:rPr>
          <w:rFonts w:asciiTheme="majorBidi" w:hAnsiTheme="majorBidi" w:cstheme="majorBidi"/>
          <w:sz w:val="24"/>
          <w:szCs w:val="24"/>
        </w:rPr>
      </w:pPr>
    </w:p>
    <w:p w14:paraId="4A2A3474" w14:textId="77777777" w:rsidR="00677CF6" w:rsidRPr="006906D6" w:rsidRDefault="00677CF6" w:rsidP="00B34214">
      <w:pPr>
        <w:rPr>
          <w:rFonts w:asciiTheme="majorBidi" w:hAnsiTheme="majorBidi" w:cstheme="majorBidi"/>
          <w:sz w:val="24"/>
          <w:szCs w:val="24"/>
        </w:rPr>
      </w:pPr>
    </w:p>
    <w:p w14:paraId="6F0BA5D2" w14:textId="77777777" w:rsidR="00677CF6" w:rsidRPr="006906D6" w:rsidRDefault="00677CF6" w:rsidP="00B34214">
      <w:pPr>
        <w:rPr>
          <w:rFonts w:asciiTheme="majorBidi" w:hAnsiTheme="majorBidi" w:cstheme="majorBidi"/>
          <w:sz w:val="24"/>
          <w:szCs w:val="24"/>
        </w:rPr>
      </w:pPr>
    </w:p>
    <w:p w14:paraId="4FED98B8" w14:textId="77777777" w:rsidR="00677CF6" w:rsidRPr="006906D6" w:rsidRDefault="00677CF6" w:rsidP="00B34214">
      <w:pPr>
        <w:rPr>
          <w:rFonts w:asciiTheme="majorBidi" w:hAnsiTheme="majorBidi" w:cstheme="majorBidi"/>
          <w:sz w:val="24"/>
          <w:szCs w:val="24"/>
        </w:rPr>
      </w:pPr>
    </w:p>
    <w:p w14:paraId="1581CD19" w14:textId="77777777" w:rsidR="00677CF6" w:rsidRPr="006906D6" w:rsidRDefault="00677CF6" w:rsidP="00B34214">
      <w:pPr>
        <w:rPr>
          <w:rFonts w:asciiTheme="majorBidi" w:hAnsiTheme="majorBidi" w:cstheme="majorBidi"/>
          <w:sz w:val="24"/>
          <w:szCs w:val="24"/>
        </w:rPr>
      </w:pPr>
    </w:p>
    <w:p w14:paraId="1774743A" w14:textId="77777777" w:rsidR="00677CF6" w:rsidRPr="006906D6" w:rsidRDefault="00677CF6" w:rsidP="00B34214">
      <w:pPr>
        <w:rPr>
          <w:rFonts w:asciiTheme="majorBidi" w:hAnsiTheme="majorBidi" w:cstheme="majorBidi"/>
          <w:sz w:val="24"/>
          <w:szCs w:val="24"/>
        </w:rPr>
      </w:pPr>
    </w:p>
    <w:p w14:paraId="52CE31AE" w14:textId="77777777" w:rsidR="00677CF6" w:rsidRPr="006906D6" w:rsidRDefault="00677CF6" w:rsidP="00B34214">
      <w:pPr>
        <w:rPr>
          <w:rFonts w:asciiTheme="majorBidi" w:hAnsiTheme="majorBidi" w:cstheme="majorBidi"/>
          <w:sz w:val="24"/>
          <w:szCs w:val="24"/>
        </w:rPr>
      </w:pPr>
    </w:p>
    <w:p w14:paraId="39CDFE00" w14:textId="77777777" w:rsidR="00626735" w:rsidRPr="006906D6" w:rsidRDefault="00626735" w:rsidP="00B34214">
      <w:pPr>
        <w:rPr>
          <w:rFonts w:asciiTheme="majorBidi" w:hAnsiTheme="majorBidi" w:cstheme="majorBidi"/>
          <w:sz w:val="24"/>
          <w:szCs w:val="24"/>
        </w:rPr>
      </w:pPr>
    </w:p>
    <w:p w14:paraId="43F7B89E" w14:textId="74E22EA7" w:rsidR="00AC1114" w:rsidRPr="006906D6" w:rsidRDefault="008B3E13" w:rsidP="000E44A1">
      <w:pPr>
        <w:pStyle w:val="Heading2"/>
        <w:rPr>
          <w:rFonts w:asciiTheme="majorBidi" w:hAnsiTheme="majorBidi"/>
          <w:sz w:val="24"/>
          <w:szCs w:val="24"/>
        </w:rPr>
      </w:pPr>
      <w:bookmarkStart w:id="16" w:name="_Toc176174702"/>
      <w:r w:rsidRPr="006906D6">
        <w:rPr>
          <w:rFonts w:asciiTheme="majorBidi" w:hAnsiTheme="majorBidi"/>
          <w:sz w:val="24"/>
          <w:szCs w:val="24"/>
        </w:rPr>
        <w:t>Security Validatio</w:t>
      </w:r>
      <w:r w:rsidR="00BE775A" w:rsidRPr="006906D6">
        <w:rPr>
          <w:rFonts w:asciiTheme="majorBidi" w:hAnsiTheme="majorBidi"/>
          <w:sz w:val="24"/>
          <w:szCs w:val="24"/>
        </w:rPr>
        <w:t>n</w:t>
      </w:r>
      <w:bookmarkEnd w:id="16"/>
    </w:p>
    <w:p w14:paraId="4A81ABF0" w14:textId="28093C84" w:rsidR="00AC1114" w:rsidRPr="006906D6" w:rsidRDefault="00616D6F" w:rsidP="00616D6F">
      <w:pPr>
        <w:ind w:left="576"/>
        <w:rPr>
          <w:rFonts w:asciiTheme="majorBidi" w:hAnsiTheme="majorBidi" w:cstheme="majorBidi"/>
          <w:sz w:val="24"/>
          <w:szCs w:val="24"/>
        </w:rPr>
      </w:pPr>
      <w:r w:rsidRPr="006906D6">
        <w:rPr>
          <w:rFonts w:asciiTheme="majorBidi" w:hAnsiTheme="majorBidi" w:cstheme="majorBidi"/>
          <w:b/>
          <w:bCs/>
          <w:sz w:val="24"/>
          <w:szCs w:val="24"/>
        </w:rPr>
        <w:t>Note</w:t>
      </w:r>
      <w:r w:rsidRPr="006906D6">
        <w:rPr>
          <w:rFonts w:asciiTheme="majorBidi" w:hAnsiTheme="majorBidi" w:cstheme="majorBidi"/>
          <w:sz w:val="24"/>
          <w:szCs w:val="24"/>
        </w:rPr>
        <w:t xml:space="preserve">: you need to test </w:t>
      </w:r>
      <w:r w:rsidR="00556E97" w:rsidRPr="006906D6">
        <w:rPr>
          <w:rFonts w:asciiTheme="majorBidi" w:hAnsiTheme="majorBidi" w:cstheme="majorBidi"/>
          <w:sz w:val="24"/>
          <w:szCs w:val="24"/>
        </w:rPr>
        <w:t>the given and not given privileges.</w:t>
      </w:r>
    </w:p>
    <w:tbl>
      <w:tblPr>
        <w:tblW w:w="11281" w:type="dxa"/>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1530"/>
        <w:gridCol w:w="2455"/>
        <w:gridCol w:w="6666"/>
      </w:tblGrid>
      <w:tr w:rsidR="002F6C8F" w:rsidRPr="006906D6" w14:paraId="684AE30D" w14:textId="77777777" w:rsidTr="00B270D2">
        <w:tc>
          <w:tcPr>
            <w:tcW w:w="630" w:type="dxa"/>
            <w:tcBorders>
              <w:bottom w:val="single" w:sz="4" w:space="0" w:color="000000"/>
            </w:tcBorders>
            <w:shd w:val="clear" w:color="auto" w:fill="8DB3E2"/>
          </w:tcPr>
          <w:p w14:paraId="69B8ECDA" w14:textId="77777777" w:rsidR="002F6C8F" w:rsidRPr="006906D6" w:rsidRDefault="002F6C8F"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Number</w:t>
            </w:r>
          </w:p>
        </w:tc>
        <w:tc>
          <w:tcPr>
            <w:tcW w:w="1530" w:type="dxa"/>
            <w:shd w:val="clear" w:color="auto" w:fill="8DB3E2"/>
          </w:tcPr>
          <w:p w14:paraId="3330A443" w14:textId="40D76951" w:rsidR="002F6C8F" w:rsidRPr="006906D6" w:rsidRDefault="002F6C8F" w:rsidP="00CC294B">
            <w:pPr>
              <w:jc w:val="center"/>
              <w:rPr>
                <w:rFonts w:asciiTheme="majorBidi" w:hAnsiTheme="majorBidi" w:cstheme="majorBidi"/>
                <w:b/>
                <w:bCs/>
                <w:sz w:val="24"/>
                <w:szCs w:val="24"/>
              </w:rPr>
            </w:pPr>
            <w:proofErr w:type="gramStart"/>
            <w:r w:rsidRPr="006906D6">
              <w:rPr>
                <w:rFonts w:asciiTheme="majorBidi" w:hAnsiTheme="majorBidi" w:cstheme="majorBidi"/>
                <w:b/>
                <w:bCs/>
                <w:sz w:val="24"/>
                <w:szCs w:val="24"/>
              </w:rPr>
              <w:t xml:space="preserve">User </w:t>
            </w:r>
            <w:r w:rsidR="00D05B47" w:rsidRPr="006906D6">
              <w:rPr>
                <w:rFonts w:asciiTheme="majorBidi" w:hAnsiTheme="majorBidi" w:cstheme="majorBidi"/>
                <w:b/>
                <w:bCs/>
                <w:sz w:val="24"/>
                <w:szCs w:val="24"/>
              </w:rPr>
              <w:t>N</w:t>
            </w:r>
            <w:r w:rsidRPr="006906D6">
              <w:rPr>
                <w:rFonts w:asciiTheme="majorBidi" w:hAnsiTheme="majorBidi" w:cstheme="majorBidi"/>
                <w:b/>
                <w:bCs/>
                <w:sz w:val="24"/>
                <w:szCs w:val="24"/>
              </w:rPr>
              <w:t>ame</w:t>
            </w:r>
            <w:proofErr w:type="gramEnd"/>
          </w:p>
        </w:tc>
        <w:tc>
          <w:tcPr>
            <w:tcW w:w="2455" w:type="dxa"/>
            <w:shd w:val="clear" w:color="auto" w:fill="8DB3E2"/>
          </w:tcPr>
          <w:p w14:paraId="76634F7E" w14:textId="5CA49417" w:rsidR="002F6C8F" w:rsidRPr="006906D6" w:rsidRDefault="002F6C8F"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 xml:space="preserve">Description of </w:t>
            </w:r>
            <w:r w:rsidR="00616D6F" w:rsidRPr="006906D6">
              <w:rPr>
                <w:rFonts w:asciiTheme="majorBidi" w:hAnsiTheme="majorBidi" w:cstheme="majorBidi"/>
                <w:b/>
                <w:bCs/>
                <w:sz w:val="24"/>
                <w:szCs w:val="24"/>
              </w:rPr>
              <w:t>privilege</w:t>
            </w:r>
            <w:r w:rsidR="00556E97" w:rsidRPr="006906D6">
              <w:rPr>
                <w:rFonts w:asciiTheme="majorBidi" w:hAnsiTheme="majorBidi" w:cstheme="majorBidi"/>
                <w:b/>
                <w:bCs/>
                <w:sz w:val="24"/>
                <w:szCs w:val="24"/>
              </w:rPr>
              <w:t>/no privilege</w:t>
            </w:r>
          </w:p>
        </w:tc>
        <w:tc>
          <w:tcPr>
            <w:tcW w:w="6666" w:type="dxa"/>
            <w:shd w:val="clear" w:color="auto" w:fill="8DB3E2"/>
          </w:tcPr>
          <w:p w14:paraId="5AED9A72" w14:textId="7B78777A" w:rsidR="002F6C8F" w:rsidRPr="006906D6" w:rsidRDefault="002F6C8F"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Screenshot (query + result)</w:t>
            </w:r>
          </w:p>
        </w:tc>
      </w:tr>
      <w:tr w:rsidR="002F6C8F" w:rsidRPr="006906D6" w14:paraId="65CB8C9E" w14:textId="77777777" w:rsidTr="00B270D2">
        <w:tc>
          <w:tcPr>
            <w:tcW w:w="630" w:type="dxa"/>
            <w:shd w:val="clear" w:color="auto" w:fill="auto"/>
          </w:tcPr>
          <w:p w14:paraId="1BF5492F" w14:textId="77777777" w:rsidR="002F6C8F" w:rsidRPr="006906D6" w:rsidRDefault="002F6C8F" w:rsidP="00AC1114">
            <w:pPr>
              <w:pStyle w:val="ListParagraph"/>
              <w:numPr>
                <w:ilvl w:val="0"/>
                <w:numId w:val="13"/>
              </w:numPr>
              <w:spacing w:after="0" w:line="240" w:lineRule="auto"/>
              <w:jc w:val="center"/>
              <w:rPr>
                <w:rFonts w:asciiTheme="majorBidi" w:hAnsiTheme="majorBidi" w:cstheme="majorBidi"/>
                <w:b/>
                <w:bCs/>
                <w:sz w:val="24"/>
                <w:szCs w:val="24"/>
              </w:rPr>
            </w:pPr>
          </w:p>
        </w:tc>
        <w:tc>
          <w:tcPr>
            <w:tcW w:w="1530" w:type="dxa"/>
          </w:tcPr>
          <w:p w14:paraId="27B5C9A0" w14:textId="3D5517D0" w:rsidR="002F6C8F" w:rsidRPr="006906D6" w:rsidRDefault="000004BE" w:rsidP="00CC294B">
            <w:pPr>
              <w:rPr>
                <w:rFonts w:asciiTheme="majorBidi" w:hAnsiTheme="majorBidi" w:cstheme="majorBidi"/>
                <w:sz w:val="24"/>
                <w:szCs w:val="24"/>
              </w:rPr>
            </w:pPr>
            <w:r w:rsidRPr="006906D6">
              <w:rPr>
                <w:rFonts w:asciiTheme="majorBidi" w:hAnsiTheme="majorBidi" w:cstheme="majorBidi"/>
                <w:sz w:val="24"/>
                <w:szCs w:val="24"/>
              </w:rPr>
              <w:t xml:space="preserve">Teachers </w:t>
            </w:r>
          </w:p>
        </w:tc>
        <w:tc>
          <w:tcPr>
            <w:tcW w:w="2455" w:type="dxa"/>
          </w:tcPr>
          <w:p w14:paraId="0910A64B" w14:textId="77777777" w:rsidR="002F6C8F" w:rsidRPr="006906D6" w:rsidRDefault="0022202C" w:rsidP="00CC294B">
            <w:pPr>
              <w:rPr>
                <w:rFonts w:asciiTheme="majorBidi" w:hAnsiTheme="majorBidi" w:cstheme="majorBidi"/>
                <w:sz w:val="24"/>
                <w:szCs w:val="24"/>
              </w:rPr>
            </w:pPr>
            <w:r w:rsidRPr="006906D6">
              <w:rPr>
                <w:rFonts w:asciiTheme="majorBidi" w:hAnsiTheme="majorBidi" w:cstheme="majorBidi"/>
                <w:sz w:val="24"/>
                <w:szCs w:val="24"/>
              </w:rPr>
              <w:t>Teachers are granted all the privileges</w:t>
            </w:r>
            <w:r w:rsidR="00947761" w:rsidRPr="006906D6">
              <w:rPr>
                <w:rFonts w:asciiTheme="majorBidi" w:hAnsiTheme="majorBidi" w:cstheme="majorBidi"/>
                <w:sz w:val="24"/>
                <w:szCs w:val="24"/>
              </w:rPr>
              <w:t xml:space="preserve"> to the voters and candidates. The are given the privileges to insert, update, and delete the votes. </w:t>
            </w:r>
          </w:p>
          <w:p w14:paraId="565DE1F9" w14:textId="48C48A42" w:rsidR="00696C45" w:rsidRPr="006906D6" w:rsidRDefault="00696C45" w:rsidP="00CC294B">
            <w:pPr>
              <w:rPr>
                <w:rFonts w:asciiTheme="majorBidi" w:hAnsiTheme="majorBidi" w:cstheme="majorBidi"/>
                <w:sz w:val="24"/>
                <w:szCs w:val="24"/>
              </w:rPr>
            </w:pPr>
            <w:r w:rsidRPr="006906D6">
              <w:rPr>
                <w:rFonts w:asciiTheme="majorBidi" w:hAnsiTheme="majorBidi" w:cstheme="majorBidi"/>
                <w:sz w:val="24"/>
                <w:szCs w:val="24"/>
              </w:rPr>
              <w:t xml:space="preserve">In these commands the teacher (user) was able to select from the voters, votes, and </w:t>
            </w:r>
            <w:proofErr w:type="gramStart"/>
            <w:r w:rsidRPr="006906D6">
              <w:rPr>
                <w:rFonts w:asciiTheme="majorBidi" w:hAnsiTheme="majorBidi" w:cstheme="majorBidi"/>
                <w:sz w:val="24"/>
                <w:szCs w:val="24"/>
              </w:rPr>
              <w:t>candidates</w:t>
            </w:r>
            <w:proofErr w:type="gramEnd"/>
            <w:r w:rsidRPr="006906D6">
              <w:rPr>
                <w:rFonts w:asciiTheme="majorBidi" w:hAnsiTheme="majorBidi" w:cstheme="majorBidi"/>
                <w:sz w:val="24"/>
                <w:szCs w:val="24"/>
              </w:rPr>
              <w:t xml:space="preserve"> tables. and I also tried to show an example of the teachers inserting into both votes and voters. </w:t>
            </w:r>
          </w:p>
          <w:p w14:paraId="4565767F" w14:textId="77777777" w:rsidR="00947761" w:rsidRPr="006906D6" w:rsidRDefault="00947761" w:rsidP="00CC294B">
            <w:pPr>
              <w:rPr>
                <w:rFonts w:asciiTheme="majorBidi" w:hAnsiTheme="majorBidi" w:cstheme="majorBidi"/>
                <w:sz w:val="24"/>
                <w:szCs w:val="24"/>
              </w:rPr>
            </w:pPr>
          </w:p>
          <w:p w14:paraId="2C055349" w14:textId="4D351BE9" w:rsidR="00947761" w:rsidRPr="006906D6" w:rsidRDefault="00947761" w:rsidP="00CC294B">
            <w:pPr>
              <w:rPr>
                <w:rFonts w:asciiTheme="majorBidi" w:hAnsiTheme="majorBidi" w:cstheme="majorBidi"/>
                <w:sz w:val="24"/>
                <w:szCs w:val="24"/>
              </w:rPr>
            </w:pPr>
          </w:p>
        </w:tc>
        <w:tc>
          <w:tcPr>
            <w:tcW w:w="6666" w:type="dxa"/>
          </w:tcPr>
          <w:p w14:paraId="6358EEBC" w14:textId="34792256" w:rsidR="002F6C8F" w:rsidRPr="006906D6" w:rsidRDefault="00696C45"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2626FFB5" wp14:editId="49649A6A">
                  <wp:extent cx="4092831" cy="2884842"/>
                  <wp:effectExtent l="0" t="0" r="3175" b="0"/>
                  <wp:docPr id="118736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67050" name=""/>
                          <pic:cNvPicPr/>
                        </pic:nvPicPr>
                        <pic:blipFill>
                          <a:blip r:embed="rId53"/>
                          <a:stretch>
                            <a:fillRect/>
                          </a:stretch>
                        </pic:blipFill>
                        <pic:spPr>
                          <a:xfrm>
                            <a:off x="0" y="0"/>
                            <a:ext cx="4106433" cy="2894429"/>
                          </a:xfrm>
                          <a:prstGeom prst="rect">
                            <a:avLst/>
                          </a:prstGeom>
                        </pic:spPr>
                      </pic:pic>
                    </a:graphicData>
                  </a:graphic>
                </wp:inline>
              </w:drawing>
            </w:r>
          </w:p>
        </w:tc>
      </w:tr>
      <w:tr w:rsidR="002F6C8F" w:rsidRPr="006906D6" w14:paraId="2A7FD174" w14:textId="77777777" w:rsidTr="00B270D2">
        <w:tc>
          <w:tcPr>
            <w:tcW w:w="630" w:type="dxa"/>
            <w:shd w:val="clear" w:color="auto" w:fill="auto"/>
          </w:tcPr>
          <w:p w14:paraId="4CDE7FEF" w14:textId="77777777" w:rsidR="002F6C8F" w:rsidRPr="006906D6" w:rsidRDefault="002F6C8F" w:rsidP="00AC1114">
            <w:pPr>
              <w:pStyle w:val="ListParagraph"/>
              <w:numPr>
                <w:ilvl w:val="0"/>
                <w:numId w:val="13"/>
              </w:numPr>
              <w:spacing w:after="0" w:line="240" w:lineRule="auto"/>
              <w:jc w:val="center"/>
              <w:rPr>
                <w:rFonts w:asciiTheme="majorBidi" w:hAnsiTheme="majorBidi" w:cstheme="majorBidi"/>
                <w:b/>
                <w:bCs/>
                <w:sz w:val="24"/>
                <w:szCs w:val="24"/>
              </w:rPr>
            </w:pPr>
          </w:p>
        </w:tc>
        <w:tc>
          <w:tcPr>
            <w:tcW w:w="1530" w:type="dxa"/>
          </w:tcPr>
          <w:p w14:paraId="1659B12A" w14:textId="6996A835" w:rsidR="002F6C8F" w:rsidRPr="006906D6" w:rsidRDefault="000004BE" w:rsidP="00CC294B">
            <w:pPr>
              <w:rPr>
                <w:rFonts w:asciiTheme="majorBidi" w:hAnsiTheme="majorBidi" w:cstheme="majorBidi"/>
                <w:sz w:val="24"/>
                <w:szCs w:val="24"/>
              </w:rPr>
            </w:pPr>
            <w:r w:rsidRPr="006906D6">
              <w:rPr>
                <w:rFonts w:asciiTheme="majorBidi" w:hAnsiTheme="majorBidi" w:cstheme="majorBidi"/>
                <w:sz w:val="24"/>
                <w:szCs w:val="24"/>
              </w:rPr>
              <w:t xml:space="preserve">Candidates </w:t>
            </w:r>
          </w:p>
        </w:tc>
        <w:tc>
          <w:tcPr>
            <w:tcW w:w="2455" w:type="dxa"/>
          </w:tcPr>
          <w:p w14:paraId="6B6CAD61" w14:textId="77777777" w:rsidR="002F6C8F" w:rsidRPr="006906D6" w:rsidRDefault="0036018D" w:rsidP="00CC294B">
            <w:pPr>
              <w:rPr>
                <w:rFonts w:asciiTheme="majorBidi" w:hAnsiTheme="majorBidi" w:cstheme="majorBidi"/>
                <w:sz w:val="24"/>
                <w:szCs w:val="24"/>
              </w:rPr>
            </w:pPr>
            <w:r w:rsidRPr="006906D6">
              <w:rPr>
                <w:rFonts w:asciiTheme="majorBidi" w:hAnsiTheme="majorBidi" w:cstheme="majorBidi"/>
                <w:sz w:val="24"/>
                <w:szCs w:val="24"/>
              </w:rPr>
              <w:t xml:space="preserve">Candidates have no privileges to add, insert, update or delete. They can only select from the candidates and the votes table. </w:t>
            </w:r>
          </w:p>
          <w:p w14:paraId="6A703AD1" w14:textId="5E3ABF3D" w:rsidR="00142A1B" w:rsidRPr="006906D6" w:rsidRDefault="00142A1B" w:rsidP="00CC294B">
            <w:pPr>
              <w:rPr>
                <w:rFonts w:asciiTheme="majorBidi" w:hAnsiTheme="majorBidi" w:cstheme="majorBidi"/>
                <w:sz w:val="24"/>
                <w:szCs w:val="24"/>
              </w:rPr>
            </w:pPr>
            <w:r w:rsidRPr="006906D6">
              <w:rPr>
                <w:rFonts w:asciiTheme="majorBidi" w:hAnsiTheme="majorBidi" w:cstheme="majorBidi"/>
                <w:sz w:val="24"/>
                <w:szCs w:val="24"/>
              </w:rPr>
              <w:t xml:space="preserve">In this command the select statements worked on the candidates and the votes. But the insert didn’t work since they weren’t granted the privileges to do so. </w:t>
            </w:r>
          </w:p>
          <w:p w14:paraId="0EDEDB4E" w14:textId="5C3A71A2" w:rsidR="00C61EA3" w:rsidRPr="006906D6" w:rsidRDefault="00C61EA3" w:rsidP="00CC294B">
            <w:pPr>
              <w:rPr>
                <w:rFonts w:asciiTheme="majorBidi" w:hAnsiTheme="majorBidi" w:cstheme="majorBidi"/>
                <w:sz w:val="24"/>
                <w:szCs w:val="24"/>
              </w:rPr>
            </w:pPr>
          </w:p>
        </w:tc>
        <w:tc>
          <w:tcPr>
            <w:tcW w:w="6666" w:type="dxa"/>
          </w:tcPr>
          <w:p w14:paraId="37242D61" w14:textId="77777777" w:rsidR="00C61EA3" w:rsidRPr="006906D6" w:rsidRDefault="00C61EA3" w:rsidP="00CC294B">
            <w:pPr>
              <w:rPr>
                <w:rFonts w:asciiTheme="majorBidi" w:hAnsiTheme="majorBidi" w:cstheme="majorBidi"/>
                <w:sz w:val="24"/>
                <w:szCs w:val="24"/>
              </w:rPr>
            </w:pPr>
          </w:p>
          <w:p w14:paraId="168FECE5" w14:textId="30E75E94" w:rsidR="002F6C8F" w:rsidRPr="006906D6" w:rsidRDefault="00FA5E2C"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5CA46C6E" wp14:editId="2AE0A2A9">
                  <wp:extent cx="4095750" cy="866775"/>
                  <wp:effectExtent l="0" t="0" r="0" b="9525"/>
                  <wp:docPr id="119676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61208" name=""/>
                          <pic:cNvPicPr/>
                        </pic:nvPicPr>
                        <pic:blipFill>
                          <a:blip r:embed="rId54"/>
                          <a:stretch>
                            <a:fillRect/>
                          </a:stretch>
                        </pic:blipFill>
                        <pic:spPr>
                          <a:xfrm>
                            <a:off x="0" y="0"/>
                            <a:ext cx="4095750" cy="866775"/>
                          </a:xfrm>
                          <a:prstGeom prst="rect">
                            <a:avLst/>
                          </a:prstGeom>
                        </pic:spPr>
                      </pic:pic>
                    </a:graphicData>
                  </a:graphic>
                </wp:inline>
              </w:drawing>
            </w:r>
          </w:p>
        </w:tc>
      </w:tr>
      <w:tr w:rsidR="002F6C8F" w:rsidRPr="006906D6" w14:paraId="78C1D9F5" w14:textId="77777777" w:rsidTr="00B270D2">
        <w:tc>
          <w:tcPr>
            <w:tcW w:w="630" w:type="dxa"/>
            <w:shd w:val="clear" w:color="auto" w:fill="auto"/>
          </w:tcPr>
          <w:p w14:paraId="049314D4" w14:textId="77777777" w:rsidR="002F6C8F" w:rsidRPr="006906D6" w:rsidRDefault="002F6C8F" w:rsidP="00AC1114">
            <w:pPr>
              <w:pStyle w:val="ListParagraph"/>
              <w:numPr>
                <w:ilvl w:val="0"/>
                <w:numId w:val="13"/>
              </w:numPr>
              <w:spacing w:after="0" w:line="240" w:lineRule="auto"/>
              <w:jc w:val="center"/>
              <w:rPr>
                <w:rFonts w:asciiTheme="majorBidi" w:hAnsiTheme="majorBidi" w:cstheme="majorBidi"/>
                <w:b/>
                <w:bCs/>
                <w:sz w:val="24"/>
                <w:szCs w:val="24"/>
              </w:rPr>
            </w:pPr>
          </w:p>
        </w:tc>
        <w:tc>
          <w:tcPr>
            <w:tcW w:w="1530" w:type="dxa"/>
          </w:tcPr>
          <w:p w14:paraId="3CAF72A9" w14:textId="68117205" w:rsidR="002F6C8F" w:rsidRPr="006906D6" w:rsidRDefault="0022202C" w:rsidP="00CC294B">
            <w:pPr>
              <w:jc w:val="both"/>
              <w:rPr>
                <w:rFonts w:asciiTheme="majorBidi" w:hAnsiTheme="majorBidi" w:cstheme="majorBidi"/>
                <w:sz w:val="24"/>
                <w:szCs w:val="24"/>
              </w:rPr>
            </w:pPr>
            <w:r w:rsidRPr="006906D6">
              <w:rPr>
                <w:rFonts w:asciiTheme="majorBidi" w:hAnsiTheme="majorBidi" w:cstheme="majorBidi"/>
                <w:sz w:val="24"/>
                <w:szCs w:val="24"/>
              </w:rPr>
              <w:t xml:space="preserve">Voters </w:t>
            </w:r>
          </w:p>
        </w:tc>
        <w:tc>
          <w:tcPr>
            <w:tcW w:w="2455" w:type="dxa"/>
          </w:tcPr>
          <w:p w14:paraId="4AA16E22" w14:textId="77777777" w:rsidR="002F6C8F" w:rsidRPr="006906D6" w:rsidRDefault="00125248" w:rsidP="009B6A7B">
            <w:pPr>
              <w:spacing w:after="0"/>
              <w:jc w:val="both"/>
              <w:rPr>
                <w:rFonts w:asciiTheme="majorBidi" w:hAnsiTheme="majorBidi" w:cstheme="majorBidi"/>
                <w:sz w:val="24"/>
                <w:szCs w:val="24"/>
              </w:rPr>
            </w:pPr>
            <w:r w:rsidRPr="006906D6">
              <w:rPr>
                <w:rFonts w:asciiTheme="majorBidi" w:hAnsiTheme="majorBidi" w:cstheme="majorBidi"/>
                <w:sz w:val="24"/>
                <w:szCs w:val="24"/>
              </w:rPr>
              <w:t xml:space="preserve">Voters have the </w:t>
            </w:r>
          </w:p>
          <w:p w14:paraId="0B62CAB9" w14:textId="616987FA" w:rsidR="00125248" w:rsidRPr="006906D6" w:rsidRDefault="009B6A7B" w:rsidP="009B6A7B">
            <w:pPr>
              <w:spacing w:after="0"/>
              <w:jc w:val="both"/>
              <w:rPr>
                <w:rFonts w:asciiTheme="majorBidi" w:hAnsiTheme="majorBidi" w:cstheme="majorBidi"/>
                <w:sz w:val="24"/>
                <w:szCs w:val="24"/>
              </w:rPr>
            </w:pPr>
            <w:r w:rsidRPr="006906D6">
              <w:rPr>
                <w:rFonts w:asciiTheme="majorBidi" w:hAnsiTheme="majorBidi" w:cstheme="majorBidi"/>
                <w:sz w:val="24"/>
                <w:szCs w:val="24"/>
              </w:rPr>
              <w:t>p</w:t>
            </w:r>
            <w:r w:rsidR="00125248" w:rsidRPr="006906D6">
              <w:rPr>
                <w:rFonts w:asciiTheme="majorBidi" w:hAnsiTheme="majorBidi" w:cstheme="majorBidi"/>
                <w:sz w:val="24"/>
                <w:szCs w:val="24"/>
              </w:rPr>
              <w:t xml:space="preserve">rivileges to select from </w:t>
            </w:r>
          </w:p>
          <w:p w14:paraId="05DCB35A" w14:textId="11D05433" w:rsidR="00125248" w:rsidRPr="006906D6" w:rsidRDefault="009B6A7B" w:rsidP="009B6A7B">
            <w:pPr>
              <w:spacing w:after="0"/>
              <w:jc w:val="both"/>
              <w:rPr>
                <w:rFonts w:asciiTheme="majorBidi" w:hAnsiTheme="majorBidi" w:cstheme="majorBidi"/>
                <w:sz w:val="24"/>
                <w:szCs w:val="24"/>
              </w:rPr>
            </w:pPr>
            <w:r w:rsidRPr="006906D6">
              <w:rPr>
                <w:rFonts w:asciiTheme="majorBidi" w:hAnsiTheme="majorBidi" w:cstheme="majorBidi"/>
                <w:sz w:val="24"/>
                <w:szCs w:val="24"/>
              </w:rPr>
              <w:t>c</w:t>
            </w:r>
            <w:r w:rsidR="00487933" w:rsidRPr="006906D6">
              <w:rPr>
                <w:rFonts w:asciiTheme="majorBidi" w:hAnsiTheme="majorBidi" w:cstheme="majorBidi"/>
                <w:sz w:val="24"/>
                <w:szCs w:val="24"/>
              </w:rPr>
              <w:t xml:space="preserve">andidates, </w:t>
            </w:r>
            <w:r w:rsidR="00131EBD" w:rsidRPr="006906D6">
              <w:rPr>
                <w:rFonts w:asciiTheme="majorBidi" w:hAnsiTheme="majorBidi" w:cstheme="majorBidi"/>
                <w:sz w:val="24"/>
                <w:szCs w:val="24"/>
              </w:rPr>
              <w:t xml:space="preserve">votes, and </w:t>
            </w:r>
          </w:p>
          <w:p w14:paraId="2BC2B015" w14:textId="6DA3BDB2" w:rsidR="00131EBD" w:rsidRPr="006906D6" w:rsidRDefault="009B6A7B" w:rsidP="009B6A7B">
            <w:pPr>
              <w:spacing w:after="0"/>
              <w:jc w:val="both"/>
              <w:rPr>
                <w:rFonts w:asciiTheme="majorBidi" w:hAnsiTheme="majorBidi" w:cstheme="majorBidi"/>
                <w:sz w:val="24"/>
                <w:szCs w:val="24"/>
              </w:rPr>
            </w:pPr>
            <w:r w:rsidRPr="006906D6">
              <w:rPr>
                <w:rFonts w:asciiTheme="majorBidi" w:hAnsiTheme="majorBidi" w:cstheme="majorBidi"/>
                <w:sz w:val="24"/>
                <w:szCs w:val="24"/>
              </w:rPr>
              <w:t>v</w:t>
            </w:r>
            <w:r w:rsidR="00131EBD" w:rsidRPr="006906D6">
              <w:rPr>
                <w:rFonts w:asciiTheme="majorBidi" w:hAnsiTheme="majorBidi" w:cstheme="majorBidi"/>
                <w:sz w:val="24"/>
                <w:szCs w:val="24"/>
              </w:rPr>
              <w:t xml:space="preserve">oters. They can also </w:t>
            </w:r>
          </w:p>
          <w:p w14:paraId="77CA34C8" w14:textId="77777777" w:rsidR="00131EBD" w:rsidRPr="006906D6" w:rsidRDefault="009B6A7B" w:rsidP="009B6A7B">
            <w:pPr>
              <w:spacing w:after="0"/>
              <w:jc w:val="both"/>
              <w:rPr>
                <w:rFonts w:asciiTheme="majorBidi" w:hAnsiTheme="majorBidi" w:cstheme="majorBidi"/>
                <w:sz w:val="24"/>
                <w:szCs w:val="24"/>
              </w:rPr>
            </w:pPr>
            <w:r w:rsidRPr="006906D6">
              <w:rPr>
                <w:rFonts w:asciiTheme="majorBidi" w:hAnsiTheme="majorBidi" w:cstheme="majorBidi"/>
                <w:sz w:val="24"/>
                <w:szCs w:val="24"/>
              </w:rPr>
              <w:t>u</w:t>
            </w:r>
            <w:r w:rsidR="00131EBD" w:rsidRPr="006906D6">
              <w:rPr>
                <w:rFonts w:asciiTheme="majorBidi" w:hAnsiTheme="majorBidi" w:cstheme="majorBidi"/>
                <w:sz w:val="24"/>
                <w:szCs w:val="24"/>
              </w:rPr>
              <w:t>pdate on the voters</w:t>
            </w:r>
            <w:r w:rsidRPr="006906D6">
              <w:rPr>
                <w:rFonts w:asciiTheme="majorBidi" w:hAnsiTheme="majorBidi" w:cstheme="majorBidi"/>
                <w:sz w:val="24"/>
                <w:szCs w:val="24"/>
              </w:rPr>
              <w:t xml:space="preserve">. </w:t>
            </w:r>
          </w:p>
          <w:p w14:paraId="4CB59080" w14:textId="65D43977" w:rsidR="009B6A7B" w:rsidRPr="006906D6" w:rsidRDefault="00C61EA3" w:rsidP="009B6A7B">
            <w:pPr>
              <w:spacing w:after="0"/>
              <w:jc w:val="both"/>
              <w:rPr>
                <w:rFonts w:asciiTheme="majorBidi" w:hAnsiTheme="majorBidi" w:cstheme="majorBidi"/>
                <w:sz w:val="24"/>
                <w:szCs w:val="24"/>
              </w:rPr>
            </w:pPr>
            <w:r w:rsidRPr="006906D6">
              <w:rPr>
                <w:rFonts w:asciiTheme="majorBidi" w:hAnsiTheme="majorBidi" w:cstheme="majorBidi"/>
                <w:sz w:val="24"/>
                <w:szCs w:val="24"/>
              </w:rPr>
              <w:t xml:space="preserve">The command “select * from teacher” will be </w:t>
            </w:r>
          </w:p>
          <w:p w14:paraId="04A3EAA3" w14:textId="77777777" w:rsidR="00C61EA3" w:rsidRPr="006906D6" w:rsidRDefault="00C61EA3" w:rsidP="009B6A7B">
            <w:pPr>
              <w:spacing w:after="0"/>
              <w:jc w:val="both"/>
              <w:rPr>
                <w:rFonts w:asciiTheme="majorBidi" w:hAnsiTheme="majorBidi" w:cstheme="majorBidi"/>
                <w:sz w:val="24"/>
                <w:szCs w:val="24"/>
              </w:rPr>
            </w:pPr>
            <w:r w:rsidRPr="006906D6">
              <w:rPr>
                <w:rFonts w:asciiTheme="majorBidi" w:hAnsiTheme="majorBidi" w:cstheme="majorBidi"/>
                <w:sz w:val="24"/>
                <w:szCs w:val="24"/>
              </w:rPr>
              <w:t xml:space="preserve">denied since they were </w:t>
            </w:r>
          </w:p>
          <w:p w14:paraId="11F14CDE" w14:textId="77777777" w:rsidR="00C61EA3" w:rsidRPr="006906D6" w:rsidRDefault="00C61EA3" w:rsidP="009B6A7B">
            <w:pPr>
              <w:spacing w:after="0"/>
              <w:jc w:val="both"/>
              <w:rPr>
                <w:rFonts w:asciiTheme="majorBidi" w:hAnsiTheme="majorBidi" w:cstheme="majorBidi"/>
                <w:sz w:val="24"/>
                <w:szCs w:val="24"/>
              </w:rPr>
            </w:pPr>
            <w:r w:rsidRPr="006906D6">
              <w:rPr>
                <w:rFonts w:asciiTheme="majorBidi" w:hAnsiTheme="majorBidi" w:cstheme="majorBidi"/>
                <w:sz w:val="24"/>
                <w:szCs w:val="24"/>
              </w:rPr>
              <w:t xml:space="preserve">not granted these </w:t>
            </w:r>
          </w:p>
          <w:p w14:paraId="1992B9A6" w14:textId="0F2A569F" w:rsidR="00C61EA3" w:rsidRPr="006906D6" w:rsidRDefault="00C61EA3" w:rsidP="009B6A7B">
            <w:pPr>
              <w:spacing w:after="0"/>
              <w:jc w:val="both"/>
              <w:rPr>
                <w:rFonts w:asciiTheme="majorBidi" w:hAnsiTheme="majorBidi" w:cstheme="majorBidi"/>
                <w:sz w:val="24"/>
                <w:szCs w:val="24"/>
              </w:rPr>
            </w:pPr>
            <w:r w:rsidRPr="006906D6">
              <w:rPr>
                <w:rFonts w:asciiTheme="majorBidi" w:hAnsiTheme="majorBidi" w:cstheme="majorBidi"/>
                <w:sz w:val="24"/>
                <w:szCs w:val="24"/>
              </w:rPr>
              <w:t xml:space="preserve">privileges. </w:t>
            </w:r>
            <w:r w:rsidR="00B34214" w:rsidRPr="006906D6">
              <w:rPr>
                <w:rFonts w:asciiTheme="majorBidi" w:hAnsiTheme="majorBidi" w:cstheme="majorBidi"/>
                <w:sz w:val="24"/>
                <w:szCs w:val="24"/>
              </w:rPr>
              <w:t>The</w:t>
            </w:r>
            <w:r w:rsidRPr="006906D6">
              <w:rPr>
                <w:rFonts w:asciiTheme="majorBidi" w:hAnsiTheme="majorBidi" w:cstheme="majorBidi"/>
                <w:sz w:val="24"/>
                <w:szCs w:val="24"/>
              </w:rPr>
              <w:t xml:space="preserve"> insert into candidates will also be denied since they don’t have the privileges to</w:t>
            </w:r>
            <w:r w:rsidR="00B34214" w:rsidRPr="006906D6">
              <w:rPr>
                <w:rFonts w:asciiTheme="majorBidi" w:hAnsiTheme="majorBidi" w:cstheme="majorBidi"/>
                <w:sz w:val="24"/>
                <w:szCs w:val="24"/>
              </w:rPr>
              <w:t xml:space="preserve"> </w:t>
            </w:r>
            <w:r w:rsidRPr="006906D6">
              <w:rPr>
                <w:rFonts w:asciiTheme="majorBidi" w:hAnsiTheme="majorBidi" w:cstheme="majorBidi"/>
                <w:sz w:val="24"/>
                <w:szCs w:val="24"/>
              </w:rPr>
              <w:t>insert into</w:t>
            </w:r>
            <w:r w:rsidR="00B34214" w:rsidRPr="006906D6">
              <w:rPr>
                <w:rFonts w:asciiTheme="majorBidi" w:hAnsiTheme="majorBidi" w:cstheme="majorBidi"/>
                <w:sz w:val="24"/>
                <w:szCs w:val="24"/>
              </w:rPr>
              <w:t xml:space="preserve"> </w:t>
            </w:r>
            <w:r w:rsidRPr="006906D6">
              <w:rPr>
                <w:rFonts w:asciiTheme="majorBidi" w:hAnsiTheme="majorBidi" w:cstheme="majorBidi"/>
                <w:sz w:val="24"/>
                <w:szCs w:val="24"/>
              </w:rPr>
              <w:t>the</w:t>
            </w:r>
            <w:r w:rsidR="00B34214" w:rsidRPr="006906D6">
              <w:rPr>
                <w:rFonts w:asciiTheme="majorBidi" w:hAnsiTheme="majorBidi" w:cstheme="majorBidi"/>
                <w:sz w:val="24"/>
                <w:szCs w:val="24"/>
              </w:rPr>
              <w:t xml:space="preserve"> candidate's</w:t>
            </w:r>
            <w:r w:rsidRPr="006906D6">
              <w:rPr>
                <w:rFonts w:asciiTheme="majorBidi" w:hAnsiTheme="majorBidi" w:cstheme="majorBidi"/>
                <w:sz w:val="24"/>
                <w:szCs w:val="24"/>
              </w:rPr>
              <w:t xml:space="preserve"> table.  </w:t>
            </w:r>
          </w:p>
        </w:tc>
        <w:tc>
          <w:tcPr>
            <w:tcW w:w="6666" w:type="dxa"/>
          </w:tcPr>
          <w:p w14:paraId="2CE8C45C" w14:textId="78C069C9" w:rsidR="002F6C8F" w:rsidRPr="006906D6" w:rsidRDefault="00C61EA3"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08A748B6" wp14:editId="149D2CAF">
                  <wp:extent cx="4095750" cy="1202690"/>
                  <wp:effectExtent l="0" t="0" r="0" b="0"/>
                  <wp:docPr id="98863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31011" name=""/>
                          <pic:cNvPicPr/>
                        </pic:nvPicPr>
                        <pic:blipFill>
                          <a:blip r:embed="rId55"/>
                          <a:stretch>
                            <a:fillRect/>
                          </a:stretch>
                        </pic:blipFill>
                        <pic:spPr>
                          <a:xfrm>
                            <a:off x="0" y="0"/>
                            <a:ext cx="4095750" cy="1202690"/>
                          </a:xfrm>
                          <a:prstGeom prst="rect">
                            <a:avLst/>
                          </a:prstGeom>
                        </pic:spPr>
                      </pic:pic>
                    </a:graphicData>
                  </a:graphic>
                </wp:inline>
              </w:drawing>
            </w:r>
          </w:p>
        </w:tc>
      </w:tr>
    </w:tbl>
    <w:p w14:paraId="477941FA" w14:textId="77777777" w:rsidR="00800413" w:rsidRPr="006906D6" w:rsidRDefault="008B3E13" w:rsidP="000E44A1">
      <w:pPr>
        <w:pStyle w:val="Heading3"/>
        <w:numPr>
          <w:ilvl w:val="0"/>
          <w:numId w:val="0"/>
        </w:numPr>
        <w:ind w:left="720"/>
        <w:rPr>
          <w:rFonts w:asciiTheme="majorBidi" w:hAnsiTheme="majorBidi"/>
        </w:rPr>
      </w:pPr>
      <w:r w:rsidRPr="006906D6">
        <w:rPr>
          <w:rFonts w:asciiTheme="majorBidi" w:hAnsiTheme="majorBidi"/>
        </w:rPr>
        <w:tab/>
      </w:r>
    </w:p>
    <w:p w14:paraId="14DD70D2" w14:textId="77777777" w:rsidR="00800413" w:rsidRPr="006906D6" w:rsidRDefault="00800413" w:rsidP="000E44A1">
      <w:pPr>
        <w:pStyle w:val="Heading3"/>
        <w:numPr>
          <w:ilvl w:val="0"/>
          <w:numId w:val="0"/>
        </w:numPr>
        <w:ind w:left="720"/>
        <w:rPr>
          <w:rFonts w:asciiTheme="majorBidi" w:hAnsiTheme="majorBidi"/>
        </w:rPr>
      </w:pPr>
    </w:p>
    <w:p w14:paraId="79637A7F" w14:textId="77777777" w:rsidR="00800413" w:rsidRPr="006906D6" w:rsidRDefault="00800413" w:rsidP="000E44A1">
      <w:pPr>
        <w:pStyle w:val="Heading3"/>
        <w:numPr>
          <w:ilvl w:val="0"/>
          <w:numId w:val="0"/>
        </w:numPr>
        <w:ind w:left="720"/>
        <w:rPr>
          <w:rFonts w:asciiTheme="majorBidi" w:hAnsiTheme="majorBidi"/>
        </w:rPr>
      </w:pPr>
    </w:p>
    <w:p w14:paraId="1D5B5018" w14:textId="77777777" w:rsidR="00800413" w:rsidRPr="006906D6" w:rsidRDefault="00800413" w:rsidP="000E44A1">
      <w:pPr>
        <w:pStyle w:val="Heading3"/>
        <w:numPr>
          <w:ilvl w:val="0"/>
          <w:numId w:val="0"/>
        </w:numPr>
        <w:ind w:left="720"/>
        <w:rPr>
          <w:rFonts w:asciiTheme="majorBidi" w:hAnsiTheme="majorBidi"/>
        </w:rPr>
      </w:pPr>
    </w:p>
    <w:p w14:paraId="281FC93E" w14:textId="77777777" w:rsidR="00752AED" w:rsidRPr="006906D6" w:rsidRDefault="00752AED" w:rsidP="00752AED">
      <w:pPr>
        <w:rPr>
          <w:rFonts w:asciiTheme="majorBidi" w:hAnsiTheme="majorBidi" w:cstheme="majorBidi"/>
          <w:sz w:val="24"/>
          <w:szCs w:val="24"/>
        </w:rPr>
      </w:pPr>
    </w:p>
    <w:p w14:paraId="058D735C" w14:textId="77777777" w:rsidR="00800413" w:rsidRPr="006906D6" w:rsidRDefault="00800413" w:rsidP="000E44A1">
      <w:pPr>
        <w:pStyle w:val="Heading3"/>
        <w:numPr>
          <w:ilvl w:val="0"/>
          <w:numId w:val="0"/>
        </w:numPr>
        <w:ind w:left="720"/>
        <w:rPr>
          <w:rFonts w:asciiTheme="majorBidi" w:hAnsiTheme="majorBidi"/>
        </w:rPr>
      </w:pPr>
    </w:p>
    <w:p w14:paraId="7B46280A" w14:textId="77777777" w:rsidR="00800413" w:rsidRPr="006906D6" w:rsidRDefault="00800413" w:rsidP="000E44A1">
      <w:pPr>
        <w:pStyle w:val="Heading3"/>
        <w:numPr>
          <w:ilvl w:val="0"/>
          <w:numId w:val="0"/>
        </w:numPr>
        <w:ind w:left="720"/>
        <w:rPr>
          <w:rFonts w:asciiTheme="majorBidi" w:hAnsiTheme="majorBidi"/>
        </w:rPr>
      </w:pPr>
    </w:p>
    <w:p w14:paraId="0355D504" w14:textId="77777777" w:rsidR="00800413" w:rsidRPr="006906D6" w:rsidRDefault="00800413" w:rsidP="000E44A1">
      <w:pPr>
        <w:pStyle w:val="Heading3"/>
        <w:numPr>
          <w:ilvl w:val="0"/>
          <w:numId w:val="0"/>
        </w:numPr>
        <w:ind w:left="720"/>
        <w:rPr>
          <w:rFonts w:asciiTheme="majorBidi" w:hAnsiTheme="majorBidi"/>
        </w:rPr>
      </w:pPr>
    </w:p>
    <w:p w14:paraId="4CE19870" w14:textId="77777777" w:rsidR="00800413" w:rsidRPr="006906D6" w:rsidRDefault="00800413" w:rsidP="000E44A1">
      <w:pPr>
        <w:pStyle w:val="Heading3"/>
        <w:numPr>
          <w:ilvl w:val="0"/>
          <w:numId w:val="0"/>
        </w:numPr>
        <w:ind w:left="720"/>
        <w:rPr>
          <w:rFonts w:asciiTheme="majorBidi" w:hAnsiTheme="majorBidi"/>
        </w:rPr>
      </w:pPr>
    </w:p>
    <w:p w14:paraId="2F1809E5" w14:textId="77777777" w:rsidR="00800413" w:rsidRPr="006906D6" w:rsidRDefault="00800413" w:rsidP="000E44A1">
      <w:pPr>
        <w:pStyle w:val="Heading3"/>
        <w:numPr>
          <w:ilvl w:val="0"/>
          <w:numId w:val="0"/>
        </w:numPr>
        <w:ind w:left="720"/>
        <w:rPr>
          <w:rFonts w:asciiTheme="majorBidi" w:hAnsiTheme="majorBidi"/>
        </w:rPr>
      </w:pPr>
    </w:p>
    <w:p w14:paraId="695368E1" w14:textId="77777777" w:rsidR="00800413" w:rsidRPr="006906D6" w:rsidRDefault="00800413" w:rsidP="000E44A1">
      <w:pPr>
        <w:pStyle w:val="Heading3"/>
        <w:numPr>
          <w:ilvl w:val="0"/>
          <w:numId w:val="0"/>
        </w:numPr>
        <w:ind w:left="720"/>
        <w:rPr>
          <w:rFonts w:asciiTheme="majorBidi" w:hAnsiTheme="majorBidi"/>
        </w:rPr>
      </w:pPr>
    </w:p>
    <w:p w14:paraId="47C07BEC" w14:textId="77777777" w:rsidR="00800413" w:rsidRPr="006906D6" w:rsidRDefault="00800413" w:rsidP="000E44A1">
      <w:pPr>
        <w:pStyle w:val="Heading3"/>
        <w:numPr>
          <w:ilvl w:val="0"/>
          <w:numId w:val="0"/>
        </w:numPr>
        <w:ind w:left="720"/>
        <w:rPr>
          <w:rFonts w:asciiTheme="majorBidi" w:hAnsiTheme="majorBidi"/>
        </w:rPr>
      </w:pPr>
    </w:p>
    <w:p w14:paraId="5A028419" w14:textId="77777777" w:rsidR="00800413" w:rsidRPr="006906D6" w:rsidRDefault="00800413" w:rsidP="000E44A1">
      <w:pPr>
        <w:pStyle w:val="Heading3"/>
        <w:numPr>
          <w:ilvl w:val="0"/>
          <w:numId w:val="0"/>
        </w:numPr>
        <w:ind w:left="720"/>
        <w:rPr>
          <w:rFonts w:asciiTheme="majorBidi" w:hAnsiTheme="majorBidi"/>
        </w:rPr>
      </w:pPr>
    </w:p>
    <w:p w14:paraId="6D2EC922" w14:textId="77777777" w:rsidR="00800413" w:rsidRPr="006906D6" w:rsidRDefault="00800413" w:rsidP="000E44A1">
      <w:pPr>
        <w:pStyle w:val="Heading3"/>
        <w:numPr>
          <w:ilvl w:val="0"/>
          <w:numId w:val="0"/>
        </w:numPr>
        <w:ind w:left="720"/>
        <w:rPr>
          <w:rFonts w:asciiTheme="majorBidi" w:hAnsiTheme="majorBidi"/>
        </w:rPr>
      </w:pPr>
    </w:p>
    <w:p w14:paraId="58A56217" w14:textId="77777777" w:rsidR="00800413" w:rsidRPr="006906D6" w:rsidRDefault="00800413" w:rsidP="000E44A1">
      <w:pPr>
        <w:pStyle w:val="Heading3"/>
        <w:numPr>
          <w:ilvl w:val="0"/>
          <w:numId w:val="0"/>
        </w:numPr>
        <w:ind w:left="720"/>
        <w:rPr>
          <w:rFonts w:asciiTheme="majorBidi" w:hAnsiTheme="majorBidi"/>
        </w:rPr>
      </w:pPr>
    </w:p>
    <w:p w14:paraId="3055D17A" w14:textId="77777777" w:rsidR="00800413" w:rsidRPr="006906D6" w:rsidRDefault="00800413" w:rsidP="000E44A1">
      <w:pPr>
        <w:pStyle w:val="Heading3"/>
        <w:numPr>
          <w:ilvl w:val="0"/>
          <w:numId w:val="0"/>
        </w:numPr>
        <w:ind w:left="720"/>
        <w:rPr>
          <w:rFonts w:asciiTheme="majorBidi" w:hAnsiTheme="majorBidi"/>
        </w:rPr>
      </w:pPr>
    </w:p>
    <w:p w14:paraId="52EE4020" w14:textId="77777777" w:rsidR="00800413" w:rsidRPr="006906D6" w:rsidRDefault="00800413" w:rsidP="000E44A1">
      <w:pPr>
        <w:pStyle w:val="Heading3"/>
        <w:numPr>
          <w:ilvl w:val="0"/>
          <w:numId w:val="0"/>
        </w:numPr>
        <w:ind w:left="720"/>
        <w:rPr>
          <w:rFonts w:asciiTheme="majorBidi" w:hAnsiTheme="majorBidi"/>
        </w:rPr>
      </w:pPr>
    </w:p>
    <w:p w14:paraId="522D6E34" w14:textId="77777777" w:rsidR="00800413" w:rsidRPr="006906D6" w:rsidRDefault="00800413" w:rsidP="000E44A1">
      <w:pPr>
        <w:pStyle w:val="Heading3"/>
        <w:numPr>
          <w:ilvl w:val="0"/>
          <w:numId w:val="0"/>
        </w:numPr>
        <w:ind w:left="720"/>
        <w:rPr>
          <w:rFonts w:asciiTheme="majorBidi" w:hAnsiTheme="majorBidi"/>
        </w:rPr>
      </w:pPr>
    </w:p>
    <w:p w14:paraId="237D2E22" w14:textId="77777777" w:rsidR="00800413" w:rsidRPr="006906D6" w:rsidRDefault="00800413" w:rsidP="000E44A1">
      <w:pPr>
        <w:pStyle w:val="Heading3"/>
        <w:numPr>
          <w:ilvl w:val="0"/>
          <w:numId w:val="0"/>
        </w:numPr>
        <w:ind w:left="720"/>
        <w:rPr>
          <w:rFonts w:asciiTheme="majorBidi" w:hAnsiTheme="majorBidi"/>
        </w:rPr>
      </w:pPr>
    </w:p>
    <w:p w14:paraId="33516228" w14:textId="77777777" w:rsidR="00800413" w:rsidRPr="006906D6" w:rsidRDefault="00800413" w:rsidP="000E44A1">
      <w:pPr>
        <w:pStyle w:val="Heading3"/>
        <w:numPr>
          <w:ilvl w:val="0"/>
          <w:numId w:val="0"/>
        </w:numPr>
        <w:ind w:left="720"/>
        <w:rPr>
          <w:rFonts w:asciiTheme="majorBidi" w:hAnsiTheme="majorBidi"/>
        </w:rPr>
      </w:pPr>
    </w:p>
    <w:p w14:paraId="3A606267" w14:textId="77777777" w:rsidR="00800413" w:rsidRPr="006906D6" w:rsidRDefault="00800413" w:rsidP="000E44A1">
      <w:pPr>
        <w:pStyle w:val="Heading3"/>
        <w:numPr>
          <w:ilvl w:val="0"/>
          <w:numId w:val="0"/>
        </w:numPr>
        <w:ind w:left="720"/>
        <w:rPr>
          <w:rFonts w:asciiTheme="majorBidi" w:hAnsiTheme="majorBidi"/>
        </w:rPr>
      </w:pPr>
    </w:p>
    <w:p w14:paraId="4034EF70" w14:textId="77777777" w:rsidR="00800413" w:rsidRPr="006906D6" w:rsidRDefault="00800413" w:rsidP="000E44A1">
      <w:pPr>
        <w:pStyle w:val="Heading3"/>
        <w:numPr>
          <w:ilvl w:val="0"/>
          <w:numId w:val="0"/>
        </w:numPr>
        <w:ind w:left="720"/>
        <w:rPr>
          <w:rFonts w:asciiTheme="majorBidi" w:hAnsiTheme="majorBidi"/>
        </w:rPr>
      </w:pPr>
    </w:p>
    <w:p w14:paraId="2949F559" w14:textId="77777777" w:rsidR="00800413" w:rsidRPr="006906D6" w:rsidRDefault="00800413" w:rsidP="000E44A1">
      <w:pPr>
        <w:pStyle w:val="Heading3"/>
        <w:numPr>
          <w:ilvl w:val="0"/>
          <w:numId w:val="0"/>
        </w:numPr>
        <w:ind w:left="720"/>
        <w:rPr>
          <w:rFonts w:asciiTheme="majorBidi" w:hAnsiTheme="majorBidi"/>
        </w:rPr>
      </w:pPr>
    </w:p>
    <w:p w14:paraId="3D13E725" w14:textId="77777777" w:rsidR="00800413" w:rsidRPr="006906D6" w:rsidRDefault="00800413" w:rsidP="000E44A1">
      <w:pPr>
        <w:pStyle w:val="Heading3"/>
        <w:numPr>
          <w:ilvl w:val="0"/>
          <w:numId w:val="0"/>
        </w:numPr>
        <w:ind w:left="720"/>
        <w:rPr>
          <w:rFonts w:asciiTheme="majorBidi" w:hAnsiTheme="majorBidi"/>
        </w:rPr>
      </w:pPr>
    </w:p>
    <w:p w14:paraId="216795D7" w14:textId="0809C27D" w:rsidR="008B3E13" w:rsidRPr="006906D6" w:rsidRDefault="008B3E13" w:rsidP="00D30732">
      <w:pPr>
        <w:rPr>
          <w:rFonts w:asciiTheme="majorBidi" w:eastAsiaTheme="majorEastAsia" w:hAnsiTheme="majorBidi" w:cstheme="majorBidi"/>
          <w:color w:val="1F3763" w:themeColor="accent1" w:themeShade="7F"/>
          <w:sz w:val="24"/>
          <w:szCs w:val="24"/>
        </w:rPr>
      </w:pPr>
      <w:r w:rsidRPr="006906D6">
        <w:rPr>
          <w:rFonts w:asciiTheme="majorBidi" w:hAnsiTheme="majorBidi" w:cstheme="majorBidi"/>
          <w:sz w:val="24"/>
          <w:szCs w:val="24"/>
        </w:rPr>
        <w:tab/>
      </w:r>
    </w:p>
    <w:p w14:paraId="42940C47" w14:textId="7D74F4DB" w:rsidR="00C61EA3" w:rsidRPr="006906D6" w:rsidRDefault="008B3E13" w:rsidP="007168AF">
      <w:pPr>
        <w:pStyle w:val="Heading2"/>
        <w:rPr>
          <w:rFonts w:asciiTheme="majorBidi" w:hAnsiTheme="majorBidi"/>
          <w:sz w:val="24"/>
          <w:szCs w:val="24"/>
        </w:rPr>
      </w:pPr>
      <w:bookmarkStart w:id="17" w:name="_Toc176174703"/>
      <w:r w:rsidRPr="006906D6">
        <w:rPr>
          <w:rFonts w:asciiTheme="majorBidi" w:hAnsiTheme="majorBidi"/>
          <w:sz w:val="24"/>
          <w:szCs w:val="24"/>
        </w:rPr>
        <w:lastRenderedPageBreak/>
        <w:t>GUI Validation</w:t>
      </w:r>
      <w:bookmarkEnd w:id="17"/>
    </w:p>
    <w:p w14:paraId="2A5707D6" w14:textId="77777777" w:rsidR="007168AF" w:rsidRPr="006906D6" w:rsidRDefault="007168AF" w:rsidP="007168AF">
      <w:pPr>
        <w:rPr>
          <w:rFonts w:asciiTheme="majorBidi" w:hAnsiTheme="majorBidi" w:cstheme="majorBidi"/>
          <w:sz w:val="24"/>
          <w:szCs w:val="24"/>
        </w:rPr>
      </w:pPr>
    </w:p>
    <w:tbl>
      <w:tblPr>
        <w:tblW w:w="942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2474"/>
        <w:gridCol w:w="5856"/>
      </w:tblGrid>
      <w:tr w:rsidR="00800413" w:rsidRPr="006906D6" w14:paraId="2A26954F" w14:textId="77777777" w:rsidTr="00CC294B">
        <w:tc>
          <w:tcPr>
            <w:tcW w:w="1147" w:type="dxa"/>
            <w:tcBorders>
              <w:bottom w:val="single" w:sz="4" w:space="0" w:color="000000"/>
            </w:tcBorders>
            <w:shd w:val="clear" w:color="auto" w:fill="8DB3E2"/>
          </w:tcPr>
          <w:p w14:paraId="41C5CF7B" w14:textId="77777777" w:rsidR="00AC1114" w:rsidRPr="006906D6" w:rsidRDefault="00AC1114"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Number</w:t>
            </w:r>
          </w:p>
        </w:tc>
        <w:tc>
          <w:tcPr>
            <w:tcW w:w="4320" w:type="dxa"/>
            <w:shd w:val="clear" w:color="auto" w:fill="8DB3E2"/>
          </w:tcPr>
          <w:p w14:paraId="5CB584F6" w14:textId="77777777" w:rsidR="00AC1114" w:rsidRPr="006906D6" w:rsidRDefault="00AC1114"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Description</w:t>
            </w:r>
          </w:p>
        </w:tc>
        <w:tc>
          <w:tcPr>
            <w:tcW w:w="3960" w:type="dxa"/>
            <w:shd w:val="clear" w:color="auto" w:fill="8DB3E2"/>
          </w:tcPr>
          <w:p w14:paraId="3ABAC50F" w14:textId="77777777" w:rsidR="00AC1114" w:rsidRPr="006906D6" w:rsidRDefault="00AC1114" w:rsidP="00CC294B">
            <w:pPr>
              <w:jc w:val="center"/>
              <w:rPr>
                <w:rFonts w:asciiTheme="majorBidi" w:hAnsiTheme="majorBidi" w:cstheme="majorBidi"/>
                <w:b/>
                <w:bCs/>
                <w:sz w:val="24"/>
                <w:szCs w:val="24"/>
              </w:rPr>
            </w:pPr>
            <w:r w:rsidRPr="006906D6">
              <w:rPr>
                <w:rFonts w:asciiTheme="majorBidi" w:hAnsiTheme="majorBidi" w:cstheme="majorBidi"/>
                <w:b/>
                <w:bCs/>
                <w:sz w:val="24"/>
                <w:szCs w:val="24"/>
              </w:rPr>
              <w:t>screenshot</w:t>
            </w:r>
          </w:p>
        </w:tc>
      </w:tr>
      <w:tr w:rsidR="00800413" w:rsidRPr="006906D6" w14:paraId="36BD8BCB" w14:textId="77777777" w:rsidTr="00CC294B">
        <w:tc>
          <w:tcPr>
            <w:tcW w:w="1147" w:type="dxa"/>
            <w:shd w:val="clear" w:color="auto" w:fill="auto"/>
          </w:tcPr>
          <w:p w14:paraId="253ACEC5" w14:textId="77777777" w:rsidR="00AC1114" w:rsidRPr="006906D6" w:rsidRDefault="00AC1114" w:rsidP="00AC1114">
            <w:pPr>
              <w:pStyle w:val="ListParagraph"/>
              <w:numPr>
                <w:ilvl w:val="0"/>
                <w:numId w:val="14"/>
              </w:numPr>
              <w:spacing w:after="0" w:line="240" w:lineRule="auto"/>
              <w:jc w:val="center"/>
              <w:rPr>
                <w:rFonts w:asciiTheme="majorBidi" w:hAnsiTheme="majorBidi" w:cstheme="majorBidi"/>
                <w:b/>
                <w:bCs/>
                <w:sz w:val="24"/>
                <w:szCs w:val="24"/>
              </w:rPr>
            </w:pPr>
          </w:p>
        </w:tc>
        <w:tc>
          <w:tcPr>
            <w:tcW w:w="4320" w:type="dxa"/>
          </w:tcPr>
          <w:p w14:paraId="5C1B1197" w14:textId="5407881C" w:rsidR="00AC1114" w:rsidRPr="006906D6" w:rsidRDefault="00765FEB" w:rsidP="00CC294B">
            <w:pPr>
              <w:rPr>
                <w:rFonts w:asciiTheme="majorBidi" w:hAnsiTheme="majorBidi" w:cstheme="majorBidi"/>
                <w:sz w:val="24"/>
                <w:szCs w:val="24"/>
              </w:rPr>
            </w:pPr>
            <w:r w:rsidRPr="006906D6">
              <w:rPr>
                <w:rFonts w:asciiTheme="majorBidi" w:hAnsiTheme="majorBidi" w:cstheme="majorBidi"/>
                <w:sz w:val="24"/>
                <w:szCs w:val="24"/>
              </w:rPr>
              <w:t>Delete</w:t>
            </w:r>
            <w:r w:rsidR="002D05A2" w:rsidRPr="006906D6">
              <w:rPr>
                <w:rFonts w:asciiTheme="majorBidi" w:hAnsiTheme="majorBidi" w:cstheme="majorBidi"/>
                <w:sz w:val="24"/>
                <w:szCs w:val="24"/>
              </w:rPr>
              <w:t xml:space="preserve"> was denied</w:t>
            </w:r>
            <w:r w:rsidRPr="006906D6">
              <w:rPr>
                <w:rFonts w:asciiTheme="majorBidi" w:hAnsiTheme="majorBidi" w:cstheme="majorBidi"/>
                <w:sz w:val="24"/>
                <w:szCs w:val="24"/>
              </w:rPr>
              <w:t xml:space="preserve"> </w:t>
            </w:r>
            <w:r w:rsidR="00D2156C" w:rsidRPr="006906D6">
              <w:rPr>
                <w:rFonts w:asciiTheme="majorBidi" w:hAnsiTheme="majorBidi" w:cstheme="majorBidi"/>
                <w:sz w:val="24"/>
                <w:szCs w:val="24"/>
              </w:rPr>
              <w:t xml:space="preserve">on the </w:t>
            </w:r>
            <w:r w:rsidR="002D05A2" w:rsidRPr="006906D6">
              <w:rPr>
                <w:rFonts w:asciiTheme="majorBidi" w:hAnsiTheme="majorBidi" w:cstheme="majorBidi"/>
                <w:sz w:val="24"/>
                <w:szCs w:val="24"/>
              </w:rPr>
              <w:t>voters'</w:t>
            </w:r>
            <w:r w:rsidR="00D2156C" w:rsidRPr="006906D6">
              <w:rPr>
                <w:rFonts w:asciiTheme="majorBidi" w:hAnsiTheme="majorBidi" w:cstheme="majorBidi"/>
                <w:sz w:val="24"/>
                <w:szCs w:val="24"/>
              </w:rPr>
              <w:t xml:space="preserve"> table from the </w:t>
            </w:r>
            <w:r w:rsidR="002D05A2" w:rsidRPr="006906D6">
              <w:rPr>
                <w:rFonts w:asciiTheme="majorBidi" w:hAnsiTheme="majorBidi" w:cstheme="majorBidi"/>
                <w:sz w:val="24"/>
                <w:szCs w:val="24"/>
              </w:rPr>
              <w:t xml:space="preserve">candidate's user. </w:t>
            </w:r>
          </w:p>
        </w:tc>
        <w:tc>
          <w:tcPr>
            <w:tcW w:w="3960" w:type="dxa"/>
          </w:tcPr>
          <w:p w14:paraId="157EA646" w14:textId="0F0D640A" w:rsidR="00AC1114" w:rsidRPr="006906D6" w:rsidRDefault="00D2156C"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0FC37A13" wp14:editId="507BA289">
                  <wp:extent cx="3343277" cy="1338544"/>
                  <wp:effectExtent l="0" t="0" r="0" b="0"/>
                  <wp:docPr id="167197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78874" name=""/>
                          <pic:cNvPicPr/>
                        </pic:nvPicPr>
                        <pic:blipFill>
                          <a:blip r:embed="rId56"/>
                          <a:stretch>
                            <a:fillRect/>
                          </a:stretch>
                        </pic:blipFill>
                        <pic:spPr>
                          <a:xfrm>
                            <a:off x="0" y="0"/>
                            <a:ext cx="3363243" cy="1346538"/>
                          </a:xfrm>
                          <a:prstGeom prst="rect">
                            <a:avLst/>
                          </a:prstGeom>
                        </pic:spPr>
                      </pic:pic>
                    </a:graphicData>
                  </a:graphic>
                </wp:inline>
              </w:drawing>
            </w:r>
          </w:p>
        </w:tc>
      </w:tr>
      <w:tr w:rsidR="00800413" w:rsidRPr="006906D6" w14:paraId="1428F593" w14:textId="77777777" w:rsidTr="00CC294B">
        <w:tc>
          <w:tcPr>
            <w:tcW w:w="1147" w:type="dxa"/>
            <w:shd w:val="clear" w:color="auto" w:fill="auto"/>
          </w:tcPr>
          <w:p w14:paraId="20A8C5B6" w14:textId="77777777" w:rsidR="00AC1114" w:rsidRPr="006906D6" w:rsidRDefault="00AC1114" w:rsidP="00AC1114">
            <w:pPr>
              <w:pStyle w:val="ListParagraph"/>
              <w:numPr>
                <w:ilvl w:val="0"/>
                <w:numId w:val="14"/>
              </w:numPr>
              <w:spacing w:after="0" w:line="240" w:lineRule="auto"/>
              <w:jc w:val="center"/>
              <w:rPr>
                <w:rFonts w:asciiTheme="majorBidi" w:hAnsiTheme="majorBidi" w:cstheme="majorBidi"/>
                <w:b/>
                <w:bCs/>
                <w:sz w:val="24"/>
                <w:szCs w:val="24"/>
              </w:rPr>
            </w:pPr>
          </w:p>
        </w:tc>
        <w:tc>
          <w:tcPr>
            <w:tcW w:w="4320" w:type="dxa"/>
          </w:tcPr>
          <w:p w14:paraId="05B59E3A" w14:textId="30454330" w:rsidR="00AC1114" w:rsidRPr="006906D6" w:rsidRDefault="00C01044" w:rsidP="00CC294B">
            <w:pPr>
              <w:rPr>
                <w:rFonts w:asciiTheme="majorBidi" w:hAnsiTheme="majorBidi" w:cstheme="majorBidi"/>
                <w:sz w:val="24"/>
                <w:szCs w:val="24"/>
              </w:rPr>
            </w:pPr>
            <w:r w:rsidRPr="006906D6">
              <w:rPr>
                <w:rFonts w:asciiTheme="majorBidi" w:hAnsiTheme="majorBidi" w:cstheme="majorBidi"/>
                <w:sz w:val="24"/>
                <w:szCs w:val="24"/>
              </w:rPr>
              <w:t xml:space="preserve">The teachers can insert into the candidate's table since they were granted that privilege. </w:t>
            </w:r>
          </w:p>
        </w:tc>
        <w:tc>
          <w:tcPr>
            <w:tcW w:w="3960" w:type="dxa"/>
          </w:tcPr>
          <w:p w14:paraId="5E9CA02C" w14:textId="77777777" w:rsidR="00AC1114" w:rsidRPr="006906D6" w:rsidRDefault="00716763" w:rsidP="00C01044">
            <w:pPr>
              <w:tabs>
                <w:tab w:val="right" w:pos="5640"/>
              </w:tabs>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181179F4" wp14:editId="4AE9279A">
                  <wp:extent cx="3016885" cy="2123785"/>
                  <wp:effectExtent l="0" t="0" r="0" b="0"/>
                  <wp:docPr id="85545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53970" name=""/>
                          <pic:cNvPicPr/>
                        </pic:nvPicPr>
                        <pic:blipFill>
                          <a:blip r:embed="rId57"/>
                          <a:stretch>
                            <a:fillRect/>
                          </a:stretch>
                        </pic:blipFill>
                        <pic:spPr>
                          <a:xfrm>
                            <a:off x="0" y="0"/>
                            <a:ext cx="3024793" cy="2129352"/>
                          </a:xfrm>
                          <a:prstGeom prst="rect">
                            <a:avLst/>
                          </a:prstGeom>
                        </pic:spPr>
                      </pic:pic>
                    </a:graphicData>
                  </a:graphic>
                </wp:inline>
              </w:drawing>
            </w:r>
            <w:r w:rsidR="00C01044" w:rsidRPr="006906D6">
              <w:rPr>
                <w:rFonts w:asciiTheme="majorBidi" w:hAnsiTheme="majorBidi" w:cstheme="majorBidi"/>
                <w:sz w:val="24"/>
                <w:szCs w:val="24"/>
              </w:rPr>
              <w:tab/>
            </w:r>
          </w:p>
          <w:p w14:paraId="2383D902" w14:textId="26018761" w:rsidR="00C01044" w:rsidRPr="006906D6" w:rsidRDefault="00C01044" w:rsidP="00C01044">
            <w:pPr>
              <w:tabs>
                <w:tab w:val="right" w:pos="5640"/>
              </w:tabs>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23B34C96" wp14:editId="526C77C5">
                  <wp:extent cx="3016885" cy="2275197"/>
                  <wp:effectExtent l="0" t="0" r="0" b="0"/>
                  <wp:docPr id="170231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18291" name=""/>
                          <pic:cNvPicPr/>
                        </pic:nvPicPr>
                        <pic:blipFill>
                          <a:blip r:embed="rId58"/>
                          <a:stretch>
                            <a:fillRect/>
                          </a:stretch>
                        </pic:blipFill>
                        <pic:spPr>
                          <a:xfrm>
                            <a:off x="0" y="0"/>
                            <a:ext cx="3033495" cy="2287723"/>
                          </a:xfrm>
                          <a:prstGeom prst="rect">
                            <a:avLst/>
                          </a:prstGeom>
                        </pic:spPr>
                      </pic:pic>
                    </a:graphicData>
                  </a:graphic>
                </wp:inline>
              </w:drawing>
            </w:r>
          </w:p>
        </w:tc>
      </w:tr>
      <w:tr w:rsidR="00800413" w:rsidRPr="006906D6" w14:paraId="535DD0A2" w14:textId="77777777" w:rsidTr="00CC294B">
        <w:tc>
          <w:tcPr>
            <w:tcW w:w="1147" w:type="dxa"/>
            <w:shd w:val="clear" w:color="auto" w:fill="auto"/>
          </w:tcPr>
          <w:p w14:paraId="0261C5B3" w14:textId="77777777" w:rsidR="00AC1114" w:rsidRPr="006906D6" w:rsidRDefault="00AC1114" w:rsidP="00AC1114">
            <w:pPr>
              <w:pStyle w:val="ListParagraph"/>
              <w:numPr>
                <w:ilvl w:val="0"/>
                <w:numId w:val="14"/>
              </w:numPr>
              <w:spacing w:after="0" w:line="240" w:lineRule="auto"/>
              <w:jc w:val="center"/>
              <w:rPr>
                <w:rFonts w:asciiTheme="majorBidi" w:hAnsiTheme="majorBidi" w:cstheme="majorBidi"/>
                <w:b/>
                <w:bCs/>
                <w:sz w:val="24"/>
                <w:szCs w:val="24"/>
              </w:rPr>
            </w:pPr>
          </w:p>
        </w:tc>
        <w:tc>
          <w:tcPr>
            <w:tcW w:w="4320" w:type="dxa"/>
          </w:tcPr>
          <w:p w14:paraId="7BEA0777" w14:textId="1F01BCB3" w:rsidR="00AC1114" w:rsidRPr="006906D6" w:rsidRDefault="001D633C" w:rsidP="00CC294B">
            <w:pPr>
              <w:jc w:val="both"/>
              <w:rPr>
                <w:rFonts w:asciiTheme="majorBidi" w:hAnsiTheme="majorBidi" w:cstheme="majorBidi"/>
                <w:sz w:val="24"/>
                <w:szCs w:val="24"/>
              </w:rPr>
            </w:pPr>
            <w:r w:rsidRPr="006906D6">
              <w:rPr>
                <w:rFonts w:asciiTheme="majorBidi" w:hAnsiTheme="majorBidi" w:cstheme="majorBidi"/>
                <w:sz w:val="24"/>
                <w:szCs w:val="24"/>
              </w:rPr>
              <w:t>An update</w:t>
            </w:r>
            <w:r w:rsidR="00765FEB" w:rsidRPr="006906D6">
              <w:rPr>
                <w:rFonts w:asciiTheme="majorBidi" w:hAnsiTheme="majorBidi" w:cstheme="majorBidi"/>
                <w:sz w:val="24"/>
                <w:szCs w:val="24"/>
              </w:rPr>
              <w:t xml:space="preserve"> </w:t>
            </w:r>
            <w:r w:rsidR="00917215" w:rsidRPr="006906D6">
              <w:rPr>
                <w:rFonts w:asciiTheme="majorBidi" w:hAnsiTheme="majorBidi" w:cstheme="majorBidi"/>
                <w:sz w:val="24"/>
                <w:szCs w:val="24"/>
              </w:rPr>
              <w:t xml:space="preserve">on the </w:t>
            </w:r>
            <w:r w:rsidRPr="006906D6">
              <w:rPr>
                <w:rFonts w:asciiTheme="majorBidi" w:hAnsiTheme="majorBidi" w:cstheme="majorBidi"/>
                <w:sz w:val="24"/>
                <w:szCs w:val="24"/>
              </w:rPr>
              <w:t>candidate's</w:t>
            </w:r>
            <w:r w:rsidR="00917215" w:rsidRPr="006906D6">
              <w:rPr>
                <w:rFonts w:asciiTheme="majorBidi" w:hAnsiTheme="majorBidi" w:cstheme="majorBidi"/>
                <w:sz w:val="24"/>
                <w:szCs w:val="24"/>
              </w:rPr>
              <w:t xml:space="preserve"> table was denied from the </w:t>
            </w:r>
            <w:r w:rsidR="00800413" w:rsidRPr="006906D6">
              <w:rPr>
                <w:rFonts w:asciiTheme="majorBidi" w:hAnsiTheme="majorBidi" w:cstheme="majorBidi"/>
                <w:sz w:val="24"/>
                <w:szCs w:val="24"/>
              </w:rPr>
              <w:t>candidate’s</w:t>
            </w:r>
            <w:r w:rsidR="00917215" w:rsidRPr="006906D6">
              <w:rPr>
                <w:rFonts w:asciiTheme="majorBidi" w:hAnsiTheme="majorBidi" w:cstheme="majorBidi"/>
                <w:sz w:val="24"/>
                <w:szCs w:val="24"/>
              </w:rPr>
              <w:t xml:space="preserve"> account/user. </w:t>
            </w:r>
          </w:p>
        </w:tc>
        <w:tc>
          <w:tcPr>
            <w:tcW w:w="3960" w:type="dxa"/>
          </w:tcPr>
          <w:p w14:paraId="5C2D5D36" w14:textId="4DBC94C6" w:rsidR="00AC1114" w:rsidRPr="006906D6" w:rsidRDefault="00917215"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56A45635" wp14:editId="65E0E724">
                  <wp:extent cx="3581401" cy="1423623"/>
                  <wp:effectExtent l="0" t="0" r="0" b="5715"/>
                  <wp:docPr id="2469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7957" name=""/>
                          <pic:cNvPicPr/>
                        </pic:nvPicPr>
                        <pic:blipFill>
                          <a:blip r:embed="rId59"/>
                          <a:stretch>
                            <a:fillRect/>
                          </a:stretch>
                        </pic:blipFill>
                        <pic:spPr>
                          <a:xfrm>
                            <a:off x="0" y="0"/>
                            <a:ext cx="3591141" cy="1427495"/>
                          </a:xfrm>
                          <a:prstGeom prst="rect">
                            <a:avLst/>
                          </a:prstGeom>
                        </pic:spPr>
                      </pic:pic>
                    </a:graphicData>
                  </a:graphic>
                </wp:inline>
              </w:drawing>
            </w:r>
          </w:p>
        </w:tc>
      </w:tr>
      <w:tr w:rsidR="00800413" w:rsidRPr="006906D6" w14:paraId="10F7A071" w14:textId="77777777" w:rsidTr="00CC294B">
        <w:tc>
          <w:tcPr>
            <w:tcW w:w="1147" w:type="dxa"/>
            <w:shd w:val="clear" w:color="auto" w:fill="auto"/>
          </w:tcPr>
          <w:p w14:paraId="5119C5E5" w14:textId="77777777" w:rsidR="00AC1114" w:rsidRPr="006906D6" w:rsidRDefault="00AC1114" w:rsidP="00AC1114">
            <w:pPr>
              <w:pStyle w:val="ListParagraph"/>
              <w:numPr>
                <w:ilvl w:val="0"/>
                <w:numId w:val="14"/>
              </w:numPr>
              <w:spacing w:after="0" w:line="240" w:lineRule="auto"/>
              <w:jc w:val="center"/>
              <w:rPr>
                <w:rFonts w:asciiTheme="majorBidi" w:hAnsiTheme="majorBidi" w:cstheme="majorBidi"/>
                <w:b/>
                <w:bCs/>
                <w:sz w:val="24"/>
                <w:szCs w:val="24"/>
              </w:rPr>
            </w:pPr>
          </w:p>
        </w:tc>
        <w:tc>
          <w:tcPr>
            <w:tcW w:w="4320" w:type="dxa"/>
          </w:tcPr>
          <w:p w14:paraId="64C9C35F" w14:textId="7CE82627" w:rsidR="00AC1114" w:rsidRPr="006906D6" w:rsidRDefault="007168AF" w:rsidP="00CC294B">
            <w:pPr>
              <w:rPr>
                <w:rFonts w:asciiTheme="majorBidi" w:hAnsiTheme="majorBidi" w:cstheme="majorBidi"/>
                <w:sz w:val="24"/>
                <w:szCs w:val="24"/>
              </w:rPr>
            </w:pPr>
            <w:r w:rsidRPr="006906D6">
              <w:rPr>
                <w:rFonts w:asciiTheme="majorBidi" w:hAnsiTheme="majorBidi" w:cstheme="majorBidi"/>
                <w:sz w:val="24"/>
                <w:szCs w:val="24"/>
              </w:rPr>
              <w:t>Select</w:t>
            </w:r>
            <w:r w:rsidR="00800413" w:rsidRPr="006906D6">
              <w:rPr>
                <w:rFonts w:asciiTheme="majorBidi" w:hAnsiTheme="majorBidi" w:cstheme="majorBidi"/>
                <w:sz w:val="24"/>
                <w:szCs w:val="24"/>
              </w:rPr>
              <w:t xml:space="preserve">; </w:t>
            </w:r>
            <w:r w:rsidR="005E64F7" w:rsidRPr="006906D6">
              <w:rPr>
                <w:rFonts w:asciiTheme="majorBidi" w:hAnsiTheme="majorBidi" w:cstheme="majorBidi"/>
                <w:sz w:val="24"/>
                <w:szCs w:val="24"/>
              </w:rPr>
              <w:t xml:space="preserve">candidates can view the candidates table from their user, but cannot edit, or delete any information. </w:t>
            </w:r>
          </w:p>
        </w:tc>
        <w:tc>
          <w:tcPr>
            <w:tcW w:w="3960" w:type="dxa"/>
          </w:tcPr>
          <w:p w14:paraId="2B5903E8" w14:textId="6A064ED4" w:rsidR="00AC1114" w:rsidRPr="006906D6" w:rsidRDefault="00800413" w:rsidP="00CC294B">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0F0AF89B" wp14:editId="50FF8357">
                  <wp:extent cx="3359378" cy="2303106"/>
                  <wp:effectExtent l="0" t="0" r="0" b="2540"/>
                  <wp:docPr id="143550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03864" name=""/>
                          <pic:cNvPicPr/>
                        </pic:nvPicPr>
                        <pic:blipFill>
                          <a:blip r:embed="rId60"/>
                          <a:stretch>
                            <a:fillRect/>
                          </a:stretch>
                        </pic:blipFill>
                        <pic:spPr>
                          <a:xfrm>
                            <a:off x="0" y="0"/>
                            <a:ext cx="3362786" cy="2305443"/>
                          </a:xfrm>
                          <a:prstGeom prst="rect">
                            <a:avLst/>
                          </a:prstGeom>
                        </pic:spPr>
                      </pic:pic>
                    </a:graphicData>
                  </a:graphic>
                </wp:inline>
              </w:drawing>
            </w:r>
          </w:p>
        </w:tc>
      </w:tr>
    </w:tbl>
    <w:p w14:paraId="6F1931A3" w14:textId="77777777" w:rsidR="00695751" w:rsidRPr="006906D6" w:rsidRDefault="00695751" w:rsidP="000E333E">
      <w:pPr>
        <w:rPr>
          <w:rFonts w:asciiTheme="majorBidi" w:hAnsiTheme="majorBidi" w:cstheme="majorBidi"/>
          <w:sz w:val="24"/>
          <w:szCs w:val="24"/>
        </w:rPr>
      </w:pPr>
    </w:p>
    <w:p w14:paraId="6A7EB514" w14:textId="77777777" w:rsidR="00AD4057" w:rsidRPr="006906D6" w:rsidRDefault="00AD4057" w:rsidP="000E333E">
      <w:pPr>
        <w:rPr>
          <w:rFonts w:asciiTheme="majorBidi" w:hAnsiTheme="majorBidi" w:cstheme="majorBidi"/>
          <w:sz w:val="24"/>
          <w:szCs w:val="24"/>
        </w:rPr>
      </w:pPr>
    </w:p>
    <w:p w14:paraId="023AB083" w14:textId="77777777" w:rsidR="00AD4057" w:rsidRPr="006906D6" w:rsidRDefault="00AD4057" w:rsidP="000E333E">
      <w:pPr>
        <w:rPr>
          <w:rFonts w:asciiTheme="majorBidi" w:hAnsiTheme="majorBidi" w:cstheme="majorBidi"/>
          <w:sz w:val="24"/>
          <w:szCs w:val="24"/>
        </w:rPr>
      </w:pPr>
    </w:p>
    <w:p w14:paraId="7CA6FAE9" w14:textId="77777777" w:rsidR="00AD4057" w:rsidRPr="006906D6" w:rsidRDefault="00AD4057" w:rsidP="000E333E">
      <w:pPr>
        <w:rPr>
          <w:rFonts w:asciiTheme="majorBidi" w:hAnsiTheme="majorBidi" w:cstheme="majorBidi"/>
          <w:sz w:val="24"/>
          <w:szCs w:val="24"/>
        </w:rPr>
      </w:pPr>
    </w:p>
    <w:p w14:paraId="40DC9D41" w14:textId="77777777" w:rsidR="00AD4057" w:rsidRPr="006906D6" w:rsidRDefault="00AD4057" w:rsidP="000E333E">
      <w:pPr>
        <w:rPr>
          <w:rFonts w:asciiTheme="majorBidi" w:hAnsiTheme="majorBidi" w:cstheme="majorBidi"/>
          <w:sz w:val="24"/>
          <w:szCs w:val="24"/>
        </w:rPr>
      </w:pPr>
    </w:p>
    <w:p w14:paraId="7F19F529" w14:textId="77777777" w:rsidR="00AD4057" w:rsidRPr="006906D6" w:rsidRDefault="00AD4057" w:rsidP="000E333E">
      <w:pPr>
        <w:rPr>
          <w:rFonts w:asciiTheme="majorBidi" w:hAnsiTheme="majorBidi" w:cstheme="majorBidi"/>
          <w:sz w:val="24"/>
          <w:szCs w:val="24"/>
        </w:rPr>
      </w:pPr>
    </w:p>
    <w:p w14:paraId="576408E1" w14:textId="77777777" w:rsidR="00AD4057" w:rsidRPr="006906D6" w:rsidRDefault="00AD4057" w:rsidP="000E333E">
      <w:pPr>
        <w:rPr>
          <w:rFonts w:asciiTheme="majorBidi" w:hAnsiTheme="majorBidi" w:cstheme="majorBidi"/>
          <w:sz w:val="24"/>
          <w:szCs w:val="24"/>
        </w:rPr>
      </w:pPr>
    </w:p>
    <w:p w14:paraId="6EFDDB77" w14:textId="77777777" w:rsidR="00AD4057" w:rsidRPr="006906D6" w:rsidRDefault="00AD4057" w:rsidP="000E333E">
      <w:pPr>
        <w:rPr>
          <w:rFonts w:asciiTheme="majorBidi" w:hAnsiTheme="majorBidi" w:cstheme="majorBidi"/>
          <w:sz w:val="24"/>
          <w:szCs w:val="24"/>
        </w:rPr>
      </w:pPr>
    </w:p>
    <w:p w14:paraId="0326D8A9" w14:textId="77777777" w:rsidR="00AD4057" w:rsidRPr="006906D6" w:rsidRDefault="00AD4057" w:rsidP="000E333E">
      <w:pPr>
        <w:rPr>
          <w:rFonts w:asciiTheme="majorBidi" w:hAnsiTheme="majorBidi" w:cstheme="majorBidi"/>
          <w:sz w:val="24"/>
          <w:szCs w:val="24"/>
        </w:rPr>
      </w:pPr>
    </w:p>
    <w:p w14:paraId="75ED39AC" w14:textId="77777777" w:rsidR="00AD4057" w:rsidRPr="006906D6" w:rsidRDefault="00AD4057" w:rsidP="000E333E">
      <w:pPr>
        <w:rPr>
          <w:rFonts w:asciiTheme="majorBidi" w:hAnsiTheme="majorBidi" w:cstheme="majorBidi"/>
          <w:sz w:val="24"/>
          <w:szCs w:val="24"/>
        </w:rPr>
      </w:pPr>
    </w:p>
    <w:p w14:paraId="69862B87" w14:textId="77777777" w:rsidR="00AD4057" w:rsidRPr="006906D6" w:rsidRDefault="00AD4057" w:rsidP="000E333E">
      <w:pPr>
        <w:rPr>
          <w:rFonts w:asciiTheme="majorBidi" w:hAnsiTheme="majorBidi" w:cstheme="majorBidi"/>
          <w:sz w:val="24"/>
          <w:szCs w:val="24"/>
        </w:rPr>
      </w:pPr>
    </w:p>
    <w:p w14:paraId="2F3AE159" w14:textId="77777777" w:rsidR="00AD4057" w:rsidRPr="006906D6" w:rsidRDefault="00AD4057" w:rsidP="000E333E">
      <w:pPr>
        <w:rPr>
          <w:rFonts w:asciiTheme="majorBidi" w:hAnsiTheme="majorBidi" w:cstheme="majorBidi"/>
          <w:sz w:val="24"/>
          <w:szCs w:val="24"/>
        </w:rPr>
      </w:pPr>
    </w:p>
    <w:p w14:paraId="21142AC9" w14:textId="77777777" w:rsidR="00AD4057" w:rsidRPr="006906D6" w:rsidRDefault="00AD4057" w:rsidP="000E333E">
      <w:pPr>
        <w:rPr>
          <w:rFonts w:asciiTheme="majorBidi" w:hAnsiTheme="majorBidi" w:cstheme="majorBidi"/>
          <w:sz w:val="24"/>
          <w:szCs w:val="24"/>
        </w:rPr>
      </w:pPr>
    </w:p>
    <w:p w14:paraId="7E647E98" w14:textId="77777777" w:rsidR="00AD4057" w:rsidRPr="006906D6" w:rsidRDefault="00AD4057" w:rsidP="000E333E">
      <w:pPr>
        <w:rPr>
          <w:rFonts w:asciiTheme="majorBidi" w:hAnsiTheme="majorBidi" w:cstheme="majorBidi"/>
          <w:sz w:val="24"/>
          <w:szCs w:val="24"/>
        </w:rPr>
      </w:pPr>
    </w:p>
    <w:p w14:paraId="291C6593" w14:textId="77777777" w:rsidR="00AD4057" w:rsidRPr="006906D6" w:rsidRDefault="00AD4057" w:rsidP="000E333E">
      <w:pPr>
        <w:rPr>
          <w:rFonts w:asciiTheme="majorBidi" w:hAnsiTheme="majorBidi" w:cstheme="majorBidi"/>
          <w:sz w:val="24"/>
          <w:szCs w:val="24"/>
        </w:rPr>
      </w:pPr>
    </w:p>
    <w:p w14:paraId="483DC1BB" w14:textId="77777777" w:rsidR="00AD4057" w:rsidRPr="006906D6" w:rsidRDefault="00AD4057" w:rsidP="000E333E">
      <w:pPr>
        <w:rPr>
          <w:rFonts w:asciiTheme="majorBidi" w:hAnsiTheme="majorBidi" w:cstheme="majorBidi"/>
          <w:sz w:val="24"/>
          <w:szCs w:val="24"/>
        </w:rPr>
      </w:pPr>
    </w:p>
    <w:p w14:paraId="5B8EF59F" w14:textId="77777777" w:rsidR="00AD4057" w:rsidRPr="006906D6" w:rsidRDefault="00AD4057" w:rsidP="000E333E">
      <w:pPr>
        <w:rPr>
          <w:rFonts w:asciiTheme="majorBidi" w:hAnsiTheme="majorBidi" w:cstheme="majorBidi"/>
          <w:sz w:val="24"/>
          <w:szCs w:val="24"/>
        </w:rPr>
      </w:pPr>
    </w:p>
    <w:p w14:paraId="28A14257" w14:textId="77777777" w:rsidR="00AD4057" w:rsidRPr="006906D6" w:rsidRDefault="00AD4057" w:rsidP="000E333E">
      <w:pPr>
        <w:rPr>
          <w:rFonts w:asciiTheme="majorBidi" w:hAnsiTheme="majorBidi" w:cstheme="majorBidi"/>
          <w:sz w:val="24"/>
          <w:szCs w:val="24"/>
        </w:rPr>
      </w:pPr>
    </w:p>
    <w:p w14:paraId="4879DA62" w14:textId="77777777" w:rsidR="00AD4057" w:rsidRPr="006906D6" w:rsidRDefault="00AD4057" w:rsidP="000E333E">
      <w:pPr>
        <w:rPr>
          <w:rFonts w:asciiTheme="majorBidi" w:hAnsiTheme="majorBidi" w:cstheme="majorBidi"/>
          <w:sz w:val="24"/>
          <w:szCs w:val="24"/>
        </w:rPr>
      </w:pPr>
    </w:p>
    <w:p w14:paraId="694CED5B" w14:textId="77777777" w:rsidR="00AD4057" w:rsidRPr="006906D6" w:rsidRDefault="00AD4057" w:rsidP="000E333E">
      <w:pPr>
        <w:rPr>
          <w:rFonts w:asciiTheme="majorBidi" w:hAnsiTheme="majorBidi" w:cstheme="majorBidi"/>
          <w:sz w:val="24"/>
          <w:szCs w:val="24"/>
        </w:rPr>
      </w:pPr>
    </w:p>
    <w:p w14:paraId="195C2E92" w14:textId="77777777" w:rsidR="00AD4057" w:rsidRPr="006906D6" w:rsidRDefault="00AD4057" w:rsidP="000E333E">
      <w:pPr>
        <w:rPr>
          <w:rFonts w:asciiTheme="majorBidi" w:hAnsiTheme="majorBidi" w:cstheme="majorBidi"/>
          <w:sz w:val="24"/>
          <w:szCs w:val="24"/>
        </w:rPr>
      </w:pPr>
    </w:p>
    <w:p w14:paraId="258207EA" w14:textId="339373B5" w:rsidR="007A25EA" w:rsidRPr="006906D6" w:rsidRDefault="007A25EA" w:rsidP="00457BBF">
      <w:pPr>
        <w:pStyle w:val="Heading2"/>
        <w:rPr>
          <w:rFonts w:asciiTheme="majorBidi" w:hAnsiTheme="majorBidi"/>
          <w:sz w:val="24"/>
          <w:szCs w:val="24"/>
        </w:rPr>
      </w:pPr>
      <w:bookmarkStart w:id="18" w:name="_Toc176174704"/>
      <w:r w:rsidRPr="006906D6">
        <w:rPr>
          <w:rFonts w:asciiTheme="majorBidi" w:hAnsiTheme="majorBidi"/>
          <w:sz w:val="24"/>
          <w:szCs w:val="24"/>
        </w:rPr>
        <w:lastRenderedPageBreak/>
        <w:t>Assess</w:t>
      </w:r>
      <w:r w:rsidR="00457BBF" w:rsidRPr="006906D6">
        <w:rPr>
          <w:rFonts w:asciiTheme="majorBidi" w:hAnsiTheme="majorBidi"/>
          <w:sz w:val="24"/>
          <w:szCs w:val="24"/>
        </w:rPr>
        <w:t xml:space="preserve"> whether meaningful data has been extracted</w:t>
      </w:r>
      <w:bookmarkEnd w:id="18"/>
    </w:p>
    <w:p w14:paraId="5CD4FA5D" w14:textId="77777777" w:rsidR="009749DD" w:rsidRPr="006906D6" w:rsidRDefault="009749DD" w:rsidP="009749DD">
      <w:pPr>
        <w:rPr>
          <w:rFonts w:asciiTheme="majorBidi" w:hAnsiTheme="majorBidi" w:cstheme="majorBidi"/>
          <w:sz w:val="24"/>
          <w:szCs w:val="24"/>
        </w:rPr>
      </w:pPr>
    </w:p>
    <w:p w14:paraId="228C177D" w14:textId="23D5D6EF" w:rsidR="008D3C7D" w:rsidRPr="006906D6" w:rsidRDefault="00104765" w:rsidP="009749DD">
      <w:pPr>
        <w:rPr>
          <w:rFonts w:asciiTheme="majorBidi" w:hAnsiTheme="majorBidi" w:cstheme="majorBidi"/>
          <w:sz w:val="24"/>
          <w:szCs w:val="24"/>
        </w:rPr>
      </w:pPr>
      <w:r w:rsidRPr="006906D6">
        <w:rPr>
          <w:rFonts w:asciiTheme="majorBidi" w:hAnsiTheme="majorBidi" w:cstheme="majorBidi"/>
          <w:sz w:val="24"/>
          <w:szCs w:val="24"/>
        </w:rPr>
        <w:t xml:space="preserve">This election system has been </w:t>
      </w:r>
      <w:r w:rsidR="00665240" w:rsidRPr="006906D6">
        <w:rPr>
          <w:rFonts w:asciiTheme="majorBidi" w:hAnsiTheme="majorBidi" w:cstheme="majorBidi"/>
          <w:sz w:val="24"/>
          <w:szCs w:val="24"/>
        </w:rPr>
        <w:t xml:space="preserve">designed with entities such as clubs, candidates, voters, and teachers. It shows the relationship between them and the </w:t>
      </w:r>
      <w:r w:rsidR="00F70F7C" w:rsidRPr="006906D6">
        <w:rPr>
          <w:rFonts w:asciiTheme="majorBidi" w:hAnsiTheme="majorBidi" w:cstheme="majorBidi"/>
          <w:sz w:val="24"/>
          <w:szCs w:val="24"/>
        </w:rPr>
        <w:t xml:space="preserve">attributes of each entity. Multi-value attributes are </w:t>
      </w:r>
      <w:r w:rsidR="00AD4057" w:rsidRPr="006906D6">
        <w:rPr>
          <w:rFonts w:asciiTheme="majorBidi" w:hAnsiTheme="majorBidi" w:cstheme="majorBidi"/>
          <w:sz w:val="24"/>
          <w:szCs w:val="24"/>
        </w:rPr>
        <w:t>included</w:t>
      </w:r>
      <w:r w:rsidR="00F70F7C" w:rsidRPr="006906D6">
        <w:rPr>
          <w:rFonts w:asciiTheme="majorBidi" w:hAnsiTheme="majorBidi" w:cstheme="majorBidi"/>
          <w:sz w:val="24"/>
          <w:szCs w:val="24"/>
        </w:rPr>
        <w:t xml:space="preserve"> in my system such as </w:t>
      </w:r>
      <w:proofErr w:type="spellStart"/>
      <w:r w:rsidR="00F70F7C" w:rsidRPr="006906D6">
        <w:rPr>
          <w:rFonts w:asciiTheme="majorBidi" w:hAnsiTheme="majorBidi" w:cstheme="majorBidi"/>
          <w:sz w:val="24"/>
          <w:szCs w:val="24"/>
        </w:rPr>
        <w:t>candidates_phone</w:t>
      </w:r>
      <w:proofErr w:type="spellEnd"/>
      <w:r w:rsidR="00F70F7C" w:rsidRPr="006906D6">
        <w:rPr>
          <w:rFonts w:asciiTheme="majorBidi" w:hAnsiTheme="majorBidi" w:cstheme="majorBidi"/>
          <w:sz w:val="24"/>
          <w:szCs w:val="24"/>
        </w:rPr>
        <w:t xml:space="preserve"> or </w:t>
      </w:r>
      <w:proofErr w:type="spellStart"/>
      <w:r w:rsidR="00F70F7C" w:rsidRPr="006906D6">
        <w:rPr>
          <w:rFonts w:asciiTheme="majorBidi" w:hAnsiTheme="majorBidi" w:cstheme="majorBidi"/>
          <w:sz w:val="24"/>
          <w:szCs w:val="24"/>
        </w:rPr>
        <w:t>clubs_phone</w:t>
      </w:r>
      <w:proofErr w:type="spellEnd"/>
      <w:r w:rsidR="00503CD6" w:rsidRPr="006906D6">
        <w:rPr>
          <w:rFonts w:asciiTheme="majorBidi" w:hAnsiTheme="majorBidi" w:cstheme="majorBidi"/>
          <w:sz w:val="24"/>
          <w:szCs w:val="24"/>
        </w:rPr>
        <w:t xml:space="preserve">. The candidates and clubs may have multiple phone numbers, and each phone number </w:t>
      </w:r>
      <w:r w:rsidR="00B548C1" w:rsidRPr="006906D6">
        <w:rPr>
          <w:rFonts w:asciiTheme="majorBidi" w:hAnsiTheme="majorBidi" w:cstheme="majorBidi"/>
          <w:sz w:val="24"/>
          <w:szCs w:val="24"/>
        </w:rPr>
        <w:t xml:space="preserve">connects to the candidate or club through the foreign key. </w:t>
      </w:r>
      <w:r w:rsidR="00431314" w:rsidRPr="006906D6">
        <w:rPr>
          <w:rFonts w:asciiTheme="majorBidi" w:hAnsiTheme="majorBidi" w:cstheme="majorBidi"/>
          <w:sz w:val="24"/>
          <w:szCs w:val="24"/>
        </w:rPr>
        <w:t xml:space="preserve">Many attributes were set to not null since their data cannot be entered without for example their ID or name since they are essential to keep things organized in the database. </w:t>
      </w:r>
    </w:p>
    <w:p w14:paraId="1B161AC0" w14:textId="172553A4" w:rsidR="00B548C1" w:rsidRPr="006906D6" w:rsidRDefault="00AB3E9E" w:rsidP="009749DD">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0E0681FD" wp14:editId="25BB9248">
            <wp:extent cx="5731510" cy="1383665"/>
            <wp:effectExtent l="0" t="0" r="2540" b="6985"/>
            <wp:docPr id="28202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25454" name=""/>
                    <pic:cNvPicPr/>
                  </pic:nvPicPr>
                  <pic:blipFill>
                    <a:blip r:embed="rId61"/>
                    <a:stretch>
                      <a:fillRect/>
                    </a:stretch>
                  </pic:blipFill>
                  <pic:spPr>
                    <a:xfrm>
                      <a:off x="0" y="0"/>
                      <a:ext cx="5731510" cy="1383665"/>
                    </a:xfrm>
                    <a:prstGeom prst="rect">
                      <a:avLst/>
                    </a:prstGeom>
                  </pic:spPr>
                </pic:pic>
              </a:graphicData>
            </a:graphic>
          </wp:inline>
        </w:drawing>
      </w:r>
    </w:p>
    <w:p w14:paraId="14661074" w14:textId="296D0842" w:rsidR="009749DD" w:rsidRPr="006906D6" w:rsidRDefault="007645D8" w:rsidP="009749DD">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56E284FF" wp14:editId="6D238286">
            <wp:extent cx="1082040" cy="1177514"/>
            <wp:effectExtent l="0" t="0" r="3810" b="3810"/>
            <wp:docPr id="721018825" name="Picture 1" descr="A screenshot of a pho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18825" name="Picture 1" descr="A screenshot of a phone number&#10;&#10;Description automatically generated"/>
                    <pic:cNvPicPr/>
                  </pic:nvPicPr>
                  <pic:blipFill>
                    <a:blip r:embed="rId62"/>
                    <a:stretch>
                      <a:fillRect/>
                    </a:stretch>
                  </pic:blipFill>
                  <pic:spPr>
                    <a:xfrm>
                      <a:off x="0" y="0"/>
                      <a:ext cx="1084094" cy="1179749"/>
                    </a:xfrm>
                    <a:prstGeom prst="rect">
                      <a:avLst/>
                    </a:prstGeom>
                  </pic:spPr>
                </pic:pic>
              </a:graphicData>
            </a:graphic>
          </wp:inline>
        </w:drawing>
      </w:r>
    </w:p>
    <w:p w14:paraId="6B79CC77" w14:textId="55FE8028" w:rsidR="007645D8" w:rsidRPr="006906D6" w:rsidRDefault="007645D8" w:rsidP="009749DD">
      <w:pPr>
        <w:rPr>
          <w:rFonts w:asciiTheme="majorBidi" w:hAnsiTheme="majorBidi" w:cstheme="majorBidi"/>
          <w:sz w:val="24"/>
          <w:szCs w:val="24"/>
        </w:rPr>
      </w:pPr>
      <w:r w:rsidRPr="006906D6">
        <w:rPr>
          <w:rFonts w:asciiTheme="majorBidi" w:hAnsiTheme="majorBidi" w:cstheme="majorBidi"/>
          <w:sz w:val="24"/>
          <w:szCs w:val="24"/>
        </w:rPr>
        <w:t>These two screenshots show that some candidates have multiple phone numbers, and in the mapping</w:t>
      </w:r>
      <w:r w:rsidR="00AD4057" w:rsidRPr="006906D6">
        <w:rPr>
          <w:rFonts w:asciiTheme="majorBidi" w:hAnsiTheme="majorBidi" w:cstheme="majorBidi"/>
          <w:sz w:val="24"/>
          <w:szCs w:val="24"/>
        </w:rPr>
        <w:t xml:space="preserve">, </w:t>
      </w:r>
      <w:r w:rsidRPr="006906D6">
        <w:rPr>
          <w:rFonts w:asciiTheme="majorBidi" w:hAnsiTheme="majorBidi" w:cstheme="majorBidi"/>
          <w:sz w:val="24"/>
          <w:szCs w:val="24"/>
        </w:rPr>
        <w:t xml:space="preserve">each multi-value should be extracted into a new table. </w:t>
      </w:r>
    </w:p>
    <w:p w14:paraId="79057FEC" w14:textId="2CA1CB3C" w:rsidR="008D14BC" w:rsidRPr="006906D6" w:rsidRDefault="003B6632" w:rsidP="009749DD">
      <w:pPr>
        <w:rPr>
          <w:rFonts w:asciiTheme="majorBidi" w:hAnsiTheme="majorBidi" w:cstheme="majorBidi"/>
          <w:sz w:val="24"/>
          <w:szCs w:val="24"/>
        </w:rPr>
      </w:pPr>
      <w:r w:rsidRPr="006906D6">
        <w:rPr>
          <w:rFonts w:asciiTheme="majorBidi" w:hAnsiTheme="majorBidi" w:cstheme="majorBidi"/>
          <w:sz w:val="24"/>
          <w:szCs w:val="24"/>
        </w:rPr>
        <w:t>My system includ</w:t>
      </w:r>
      <w:r w:rsidR="00AD4057" w:rsidRPr="006906D6">
        <w:rPr>
          <w:rFonts w:asciiTheme="majorBidi" w:hAnsiTheme="majorBidi" w:cstheme="majorBidi"/>
          <w:sz w:val="24"/>
          <w:szCs w:val="24"/>
        </w:rPr>
        <w:t>es</w:t>
      </w:r>
      <w:r w:rsidRPr="006906D6">
        <w:rPr>
          <w:rFonts w:asciiTheme="majorBidi" w:hAnsiTheme="majorBidi" w:cstheme="majorBidi"/>
          <w:sz w:val="24"/>
          <w:szCs w:val="24"/>
        </w:rPr>
        <w:t xml:space="preserve"> one-to-many relationships</w:t>
      </w:r>
      <w:r w:rsidR="008D5B8B" w:rsidRPr="006906D6">
        <w:rPr>
          <w:rFonts w:asciiTheme="majorBidi" w:hAnsiTheme="majorBidi" w:cstheme="majorBidi"/>
          <w:sz w:val="24"/>
          <w:szCs w:val="24"/>
        </w:rPr>
        <w:t>, for example</w:t>
      </w:r>
      <w:r w:rsidR="00AE3FBB" w:rsidRPr="006906D6">
        <w:rPr>
          <w:rFonts w:asciiTheme="majorBidi" w:hAnsiTheme="majorBidi" w:cstheme="majorBidi"/>
          <w:sz w:val="24"/>
          <w:szCs w:val="24"/>
        </w:rPr>
        <w:t>,</w:t>
      </w:r>
      <w:r w:rsidR="008D5B8B" w:rsidRPr="006906D6">
        <w:rPr>
          <w:rFonts w:asciiTheme="majorBidi" w:hAnsiTheme="majorBidi" w:cstheme="majorBidi"/>
          <w:sz w:val="24"/>
          <w:szCs w:val="24"/>
        </w:rPr>
        <w:t xml:space="preserve"> a club has many </w:t>
      </w:r>
      <w:r w:rsidR="00AE3FBB" w:rsidRPr="006906D6">
        <w:rPr>
          <w:rFonts w:asciiTheme="majorBidi" w:hAnsiTheme="majorBidi" w:cstheme="majorBidi"/>
          <w:sz w:val="24"/>
          <w:szCs w:val="24"/>
        </w:rPr>
        <w:t>candidates,</w:t>
      </w:r>
      <w:r w:rsidR="008D5B8B" w:rsidRPr="006906D6">
        <w:rPr>
          <w:rFonts w:asciiTheme="majorBidi" w:hAnsiTheme="majorBidi" w:cstheme="majorBidi"/>
          <w:sz w:val="24"/>
          <w:szCs w:val="24"/>
        </w:rPr>
        <w:t xml:space="preserve"> and this is shown by the foreign key between the two tables. </w:t>
      </w:r>
    </w:p>
    <w:p w14:paraId="3D785185" w14:textId="41CDA614" w:rsidR="00F04B36" w:rsidRPr="006906D6" w:rsidRDefault="00F04B36" w:rsidP="009749DD">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344BAF24" wp14:editId="6D83229C">
            <wp:extent cx="4809490" cy="1280968"/>
            <wp:effectExtent l="0" t="0" r="0" b="0"/>
            <wp:docPr id="143012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25533" name=""/>
                    <pic:cNvPicPr/>
                  </pic:nvPicPr>
                  <pic:blipFill>
                    <a:blip r:embed="rId63"/>
                    <a:stretch>
                      <a:fillRect/>
                    </a:stretch>
                  </pic:blipFill>
                  <pic:spPr>
                    <a:xfrm>
                      <a:off x="0" y="0"/>
                      <a:ext cx="4823128" cy="1284600"/>
                    </a:xfrm>
                    <a:prstGeom prst="rect">
                      <a:avLst/>
                    </a:prstGeom>
                  </pic:spPr>
                </pic:pic>
              </a:graphicData>
            </a:graphic>
          </wp:inline>
        </w:drawing>
      </w:r>
    </w:p>
    <w:p w14:paraId="1FACA3E6" w14:textId="412424A3" w:rsidR="00F04B36" w:rsidRPr="006906D6" w:rsidRDefault="00F04B36" w:rsidP="009749DD">
      <w:pPr>
        <w:rPr>
          <w:rFonts w:asciiTheme="majorBidi" w:hAnsiTheme="majorBidi" w:cstheme="majorBidi"/>
          <w:sz w:val="24"/>
          <w:szCs w:val="24"/>
        </w:rPr>
      </w:pPr>
      <w:r w:rsidRPr="006906D6">
        <w:rPr>
          <w:rFonts w:asciiTheme="majorBidi" w:hAnsiTheme="majorBidi" w:cstheme="majorBidi"/>
          <w:sz w:val="24"/>
          <w:szCs w:val="24"/>
        </w:rPr>
        <w:t>This screenshot shows the ‘</w:t>
      </w:r>
      <w:proofErr w:type="spellStart"/>
      <w:r w:rsidRPr="006906D6">
        <w:rPr>
          <w:rFonts w:asciiTheme="majorBidi" w:hAnsiTheme="majorBidi" w:cstheme="majorBidi"/>
          <w:sz w:val="24"/>
          <w:szCs w:val="24"/>
        </w:rPr>
        <w:t>club_id</w:t>
      </w:r>
      <w:proofErr w:type="spellEnd"/>
      <w:r w:rsidRPr="006906D6">
        <w:rPr>
          <w:rFonts w:asciiTheme="majorBidi" w:hAnsiTheme="majorBidi" w:cstheme="majorBidi"/>
          <w:sz w:val="24"/>
          <w:szCs w:val="24"/>
        </w:rPr>
        <w:t xml:space="preserve">’ is a foreign key in the </w:t>
      </w:r>
      <w:r w:rsidR="0072167F" w:rsidRPr="006906D6">
        <w:rPr>
          <w:rFonts w:asciiTheme="majorBidi" w:hAnsiTheme="majorBidi" w:cstheme="majorBidi"/>
          <w:sz w:val="24"/>
          <w:szCs w:val="24"/>
        </w:rPr>
        <w:t>candidates'</w:t>
      </w:r>
      <w:r w:rsidRPr="006906D6">
        <w:rPr>
          <w:rFonts w:asciiTheme="majorBidi" w:hAnsiTheme="majorBidi" w:cstheme="majorBidi"/>
          <w:sz w:val="24"/>
          <w:szCs w:val="24"/>
        </w:rPr>
        <w:t xml:space="preserve"> table. </w:t>
      </w:r>
    </w:p>
    <w:p w14:paraId="33472D7F" w14:textId="5062B94B" w:rsidR="00AE3FBB" w:rsidRPr="006906D6" w:rsidRDefault="00AE3FBB" w:rsidP="009749DD">
      <w:pPr>
        <w:rPr>
          <w:rFonts w:asciiTheme="majorBidi" w:hAnsiTheme="majorBidi" w:cstheme="majorBidi"/>
          <w:sz w:val="24"/>
          <w:szCs w:val="24"/>
        </w:rPr>
      </w:pPr>
      <w:r w:rsidRPr="006906D6">
        <w:rPr>
          <w:rFonts w:asciiTheme="majorBidi" w:hAnsiTheme="majorBidi" w:cstheme="majorBidi"/>
          <w:noProof/>
          <w:sz w:val="24"/>
          <w:szCs w:val="24"/>
        </w:rPr>
        <w:drawing>
          <wp:inline distT="0" distB="0" distL="0" distR="0" wp14:anchorId="766B41F8" wp14:editId="7890F4C1">
            <wp:extent cx="1403117" cy="1025172"/>
            <wp:effectExtent l="0" t="0" r="6985" b="3810"/>
            <wp:docPr id="1282289150"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89150" name="Picture 1" descr="A screenshot of a table&#10;&#10;Description automatically generated"/>
                    <pic:cNvPicPr/>
                  </pic:nvPicPr>
                  <pic:blipFill>
                    <a:blip r:embed="rId64"/>
                    <a:stretch>
                      <a:fillRect/>
                    </a:stretch>
                  </pic:blipFill>
                  <pic:spPr>
                    <a:xfrm>
                      <a:off x="0" y="0"/>
                      <a:ext cx="1409463" cy="1029809"/>
                    </a:xfrm>
                    <a:prstGeom prst="rect">
                      <a:avLst/>
                    </a:prstGeom>
                  </pic:spPr>
                </pic:pic>
              </a:graphicData>
            </a:graphic>
          </wp:inline>
        </w:drawing>
      </w:r>
    </w:p>
    <w:p w14:paraId="5B53924D" w14:textId="12222D5E" w:rsidR="004E4B22" w:rsidRPr="006906D6" w:rsidRDefault="00AE3FBB" w:rsidP="004E4B22">
      <w:pPr>
        <w:rPr>
          <w:rFonts w:asciiTheme="majorBidi" w:hAnsiTheme="majorBidi" w:cstheme="majorBidi"/>
          <w:sz w:val="24"/>
          <w:szCs w:val="24"/>
        </w:rPr>
      </w:pPr>
      <w:r w:rsidRPr="006906D6">
        <w:rPr>
          <w:rFonts w:asciiTheme="majorBidi" w:hAnsiTheme="majorBidi" w:cstheme="majorBidi"/>
          <w:sz w:val="24"/>
          <w:szCs w:val="24"/>
        </w:rPr>
        <w:t xml:space="preserve">Many candidates </w:t>
      </w:r>
      <w:r w:rsidR="00AD4057" w:rsidRPr="006906D6">
        <w:rPr>
          <w:rFonts w:asciiTheme="majorBidi" w:hAnsiTheme="majorBidi" w:cstheme="majorBidi"/>
          <w:sz w:val="24"/>
          <w:szCs w:val="24"/>
        </w:rPr>
        <w:t xml:space="preserve">apply </w:t>
      </w:r>
      <w:r w:rsidRPr="006906D6">
        <w:rPr>
          <w:rFonts w:asciiTheme="majorBidi" w:hAnsiTheme="majorBidi" w:cstheme="majorBidi"/>
          <w:sz w:val="24"/>
          <w:szCs w:val="24"/>
        </w:rPr>
        <w:t>to a club, for example</w:t>
      </w:r>
      <w:r w:rsidR="00AD4057" w:rsidRPr="006906D6">
        <w:rPr>
          <w:rFonts w:asciiTheme="majorBidi" w:hAnsiTheme="majorBidi" w:cstheme="majorBidi"/>
          <w:sz w:val="24"/>
          <w:szCs w:val="24"/>
        </w:rPr>
        <w:t>,</w:t>
      </w:r>
      <w:r w:rsidRPr="006906D6">
        <w:rPr>
          <w:rFonts w:asciiTheme="majorBidi" w:hAnsiTheme="majorBidi" w:cstheme="majorBidi"/>
          <w:sz w:val="24"/>
          <w:szCs w:val="24"/>
        </w:rPr>
        <w:t xml:space="preserve"> candidates with the id ‘1111, and 1468’ both enroll in the club (1010). </w:t>
      </w:r>
      <w:r w:rsidR="00E56E71" w:rsidRPr="006906D6">
        <w:rPr>
          <w:rFonts w:asciiTheme="majorBidi" w:hAnsiTheme="majorBidi" w:cstheme="majorBidi"/>
          <w:sz w:val="24"/>
          <w:szCs w:val="24"/>
        </w:rPr>
        <w:t xml:space="preserve">Other examples of one-to-many relationships include the </w:t>
      </w:r>
      <w:r w:rsidR="00E56E71" w:rsidRPr="006906D6">
        <w:rPr>
          <w:rFonts w:asciiTheme="majorBidi" w:hAnsiTheme="majorBidi" w:cstheme="majorBidi"/>
          <w:sz w:val="24"/>
          <w:szCs w:val="24"/>
        </w:rPr>
        <w:lastRenderedPageBreak/>
        <w:t xml:space="preserve">relationship between clubs and voters </w:t>
      </w:r>
      <w:r w:rsidR="004E4B22" w:rsidRPr="006906D6">
        <w:rPr>
          <w:rFonts w:asciiTheme="majorBidi" w:hAnsiTheme="majorBidi" w:cstheme="majorBidi"/>
          <w:sz w:val="24"/>
          <w:szCs w:val="24"/>
        </w:rPr>
        <w:t xml:space="preserve">or clubs and teachers. Where each club has many candidates, teachers, and voters enrolled in it. </w:t>
      </w:r>
    </w:p>
    <w:p w14:paraId="113F9270" w14:textId="32C0FD42" w:rsidR="004E4B22" w:rsidRPr="006906D6" w:rsidRDefault="004E4B22" w:rsidP="004E4B22">
      <w:pPr>
        <w:rPr>
          <w:rFonts w:asciiTheme="majorBidi" w:hAnsiTheme="majorBidi" w:cstheme="majorBidi"/>
          <w:sz w:val="24"/>
          <w:szCs w:val="24"/>
        </w:rPr>
      </w:pPr>
      <w:r w:rsidRPr="006906D6">
        <w:rPr>
          <w:rFonts w:asciiTheme="majorBidi" w:hAnsiTheme="majorBidi" w:cstheme="majorBidi"/>
          <w:sz w:val="24"/>
          <w:szCs w:val="24"/>
        </w:rPr>
        <w:t xml:space="preserve">As for the many-to-many relationships, there is a many-to-many relationship between the candidates and voters, there is also another one between the candidates and teachers. These relations led to two new tables (votes, and mentors). Many teachers mentor many students, and many voters can vote for many candidates. </w:t>
      </w:r>
      <w:r w:rsidR="00C661E9" w:rsidRPr="006906D6">
        <w:rPr>
          <w:rFonts w:asciiTheme="majorBidi" w:hAnsiTheme="majorBidi" w:cstheme="majorBidi"/>
          <w:sz w:val="24"/>
          <w:szCs w:val="24"/>
        </w:rPr>
        <w:t>Candidates can get votes from multiple voters a</w:t>
      </w:r>
      <w:r w:rsidR="00C648E8" w:rsidRPr="006906D6">
        <w:rPr>
          <w:rFonts w:asciiTheme="majorBidi" w:hAnsiTheme="majorBidi" w:cstheme="majorBidi"/>
          <w:sz w:val="24"/>
          <w:szCs w:val="24"/>
        </w:rPr>
        <w:t>nd voters can vote for many candidates</w:t>
      </w:r>
      <w:r w:rsidR="00AD4057" w:rsidRPr="006906D6">
        <w:rPr>
          <w:rFonts w:asciiTheme="majorBidi" w:hAnsiTheme="majorBidi" w:cstheme="majorBidi"/>
          <w:sz w:val="24"/>
          <w:szCs w:val="24"/>
        </w:rPr>
        <w:t xml:space="preserve">; this is represented in the votes table that connects the voters and candidates in a many-to-many relationship. </w:t>
      </w:r>
    </w:p>
    <w:p w14:paraId="66F09E1A" w14:textId="3A63F56F" w:rsidR="007C5087" w:rsidRPr="006906D6" w:rsidRDefault="007C5087" w:rsidP="004E4B22">
      <w:pPr>
        <w:rPr>
          <w:rFonts w:asciiTheme="majorBidi" w:hAnsiTheme="majorBidi" w:cstheme="majorBidi"/>
          <w:sz w:val="24"/>
          <w:szCs w:val="24"/>
        </w:rPr>
      </w:pPr>
      <w:r w:rsidRPr="006906D6">
        <w:rPr>
          <w:rFonts w:asciiTheme="majorBidi" w:hAnsiTheme="majorBidi" w:cstheme="majorBidi"/>
          <w:sz w:val="24"/>
          <w:szCs w:val="24"/>
        </w:rPr>
        <w:t xml:space="preserve">Views and procedures are essential since they provide the </w:t>
      </w:r>
      <w:r w:rsidR="00CB4358" w:rsidRPr="006906D6">
        <w:rPr>
          <w:rFonts w:asciiTheme="majorBidi" w:hAnsiTheme="majorBidi" w:cstheme="majorBidi"/>
          <w:sz w:val="24"/>
          <w:szCs w:val="24"/>
        </w:rPr>
        <w:t>structure,</w:t>
      </w:r>
      <w:r w:rsidRPr="006906D6">
        <w:rPr>
          <w:rFonts w:asciiTheme="majorBidi" w:hAnsiTheme="majorBidi" w:cstheme="majorBidi"/>
          <w:sz w:val="24"/>
          <w:szCs w:val="24"/>
        </w:rPr>
        <w:t xml:space="preserve"> and they </w:t>
      </w:r>
      <w:r w:rsidR="00065FFD" w:rsidRPr="006906D6">
        <w:rPr>
          <w:rFonts w:asciiTheme="majorBidi" w:hAnsiTheme="majorBidi" w:cstheme="majorBidi"/>
          <w:sz w:val="24"/>
          <w:szCs w:val="24"/>
        </w:rPr>
        <w:t>also allow the admin to grant or revoke privileges from some users.</w:t>
      </w:r>
    </w:p>
    <w:p w14:paraId="7C11E248" w14:textId="597BC9ED" w:rsidR="00065FFD" w:rsidRPr="006906D6" w:rsidRDefault="00065FFD" w:rsidP="004E4B22">
      <w:pPr>
        <w:rPr>
          <w:rFonts w:asciiTheme="majorBidi" w:hAnsiTheme="majorBidi" w:cstheme="majorBidi"/>
          <w:sz w:val="24"/>
          <w:szCs w:val="24"/>
        </w:rPr>
      </w:pPr>
      <w:r w:rsidRPr="006906D6">
        <w:rPr>
          <w:rFonts w:asciiTheme="majorBidi" w:hAnsiTheme="majorBidi" w:cstheme="majorBidi"/>
          <w:sz w:val="24"/>
          <w:szCs w:val="24"/>
        </w:rPr>
        <w:t xml:space="preserve">The views in my system are: </w:t>
      </w:r>
      <w:proofErr w:type="spellStart"/>
      <w:r w:rsidRPr="006906D6">
        <w:rPr>
          <w:rFonts w:asciiTheme="majorBidi" w:hAnsiTheme="majorBidi" w:cstheme="majorBidi"/>
          <w:sz w:val="24"/>
          <w:szCs w:val="24"/>
        </w:rPr>
        <w:t>teachers_view</w:t>
      </w:r>
      <w:proofErr w:type="spellEnd"/>
      <w:r w:rsidRPr="006906D6">
        <w:rPr>
          <w:rFonts w:asciiTheme="majorBidi" w:hAnsiTheme="majorBidi" w:cstheme="majorBidi"/>
          <w:sz w:val="24"/>
          <w:szCs w:val="24"/>
        </w:rPr>
        <w:t xml:space="preserve">, </w:t>
      </w:r>
      <w:proofErr w:type="spellStart"/>
      <w:r w:rsidRPr="006906D6">
        <w:rPr>
          <w:rFonts w:asciiTheme="majorBidi" w:hAnsiTheme="majorBidi" w:cstheme="majorBidi"/>
          <w:sz w:val="24"/>
          <w:szCs w:val="24"/>
        </w:rPr>
        <w:t>candidates_voters_view</w:t>
      </w:r>
      <w:proofErr w:type="spellEnd"/>
      <w:r w:rsidRPr="006906D6">
        <w:rPr>
          <w:rFonts w:asciiTheme="majorBidi" w:hAnsiTheme="majorBidi" w:cstheme="majorBidi"/>
          <w:sz w:val="24"/>
          <w:szCs w:val="24"/>
        </w:rPr>
        <w:t xml:space="preserve">, </w:t>
      </w:r>
      <w:proofErr w:type="spellStart"/>
      <w:r w:rsidRPr="006906D6">
        <w:rPr>
          <w:rFonts w:asciiTheme="majorBidi" w:hAnsiTheme="majorBidi" w:cstheme="majorBidi"/>
          <w:sz w:val="24"/>
          <w:szCs w:val="24"/>
        </w:rPr>
        <w:t>club_teacher_</w:t>
      </w:r>
      <w:proofErr w:type="gramStart"/>
      <w:r w:rsidRPr="006906D6">
        <w:rPr>
          <w:rFonts w:asciiTheme="majorBidi" w:hAnsiTheme="majorBidi" w:cstheme="majorBidi"/>
          <w:sz w:val="24"/>
          <w:szCs w:val="24"/>
        </w:rPr>
        <w:t>view,candidates</w:t>
      </w:r>
      <w:proofErr w:type="gramEnd"/>
      <w:r w:rsidRPr="006906D6">
        <w:rPr>
          <w:rFonts w:asciiTheme="majorBidi" w:hAnsiTheme="majorBidi" w:cstheme="majorBidi"/>
          <w:sz w:val="24"/>
          <w:szCs w:val="24"/>
        </w:rPr>
        <w:t>_club_view</w:t>
      </w:r>
      <w:proofErr w:type="spellEnd"/>
      <w:r w:rsidRPr="006906D6">
        <w:rPr>
          <w:rFonts w:asciiTheme="majorBidi" w:hAnsiTheme="majorBidi" w:cstheme="majorBidi"/>
          <w:sz w:val="24"/>
          <w:szCs w:val="24"/>
        </w:rPr>
        <w:t xml:space="preserve">, </w:t>
      </w:r>
      <w:proofErr w:type="spellStart"/>
      <w:r w:rsidRPr="006906D6">
        <w:rPr>
          <w:rFonts w:asciiTheme="majorBidi" w:hAnsiTheme="majorBidi" w:cstheme="majorBidi"/>
          <w:sz w:val="24"/>
          <w:szCs w:val="24"/>
        </w:rPr>
        <w:t>total_votes_view</w:t>
      </w:r>
      <w:proofErr w:type="spellEnd"/>
      <w:r w:rsidRPr="006906D6">
        <w:rPr>
          <w:rFonts w:asciiTheme="majorBidi" w:hAnsiTheme="majorBidi" w:cstheme="majorBidi"/>
          <w:sz w:val="24"/>
          <w:szCs w:val="24"/>
        </w:rPr>
        <w:t xml:space="preserve"> and they all have different purposes and meanings in the system. </w:t>
      </w:r>
    </w:p>
    <w:p w14:paraId="16D7788B" w14:textId="1ED41DB3" w:rsidR="00C60C74" w:rsidRPr="006906D6" w:rsidRDefault="00065FFD" w:rsidP="000109AB">
      <w:pPr>
        <w:rPr>
          <w:rFonts w:asciiTheme="majorBidi" w:hAnsiTheme="majorBidi" w:cstheme="majorBidi"/>
          <w:sz w:val="24"/>
          <w:szCs w:val="24"/>
        </w:rPr>
      </w:pPr>
      <w:r w:rsidRPr="006906D6">
        <w:rPr>
          <w:rFonts w:asciiTheme="majorBidi" w:hAnsiTheme="majorBidi" w:cstheme="majorBidi"/>
          <w:sz w:val="24"/>
          <w:szCs w:val="24"/>
        </w:rPr>
        <w:t>The ‘</w:t>
      </w:r>
      <w:proofErr w:type="spellStart"/>
      <w:r w:rsidRPr="006906D6">
        <w:rPr>
          <w:rFonts w:asciiTheme="majorBidi" w:hAnsiTheme="majorBidi" w:cstheme="majorBidi"/>
          <w:sz w:val="24"/>
          <w:szCs w:val="24"/>
        </w:rPr>
        <w:t>teacher_view</w:t>
      </w:r>
      <w:proofErr w:type="spellEnd"/>
      <w:r w:rsidRPr="006906D6">
        <w:rPr>
          <w:rFonts w:asciiTheme="majorBidi" w:hAnsiTheme="majorBidi" w:cstheme="majorBidi"/>
          <w:sz w:val="24"/>
          <w:szCs w:val="24"/>
        </w:rPr>
        <w:t xml:space="preserve">’ allows the teacher to see the </w:t>
      </w:r>
      <w:r w:rsidR="000F406A" w:rsidRPr="006906D6">
        <w:rPr>
          <w:rFonts w:asciiTheme="majorBidi" w:hAnsiTheme="majorBidi" w:cstheme="majorBidi"/>
          <w:sz w:val="24"/>
          <w:szCs w:val="24"/>
        </w:rPr>
        <w:t xml:space="preserve">clubs they are associated with and who are the candidates in the club. It contains a </w:t>
      </w:r>
      <w:proofErr w:type="spellStart"/>
      <w:r w:rsidR="000F406A" w:rsidRPr="006906D6">
        <w:rPr>
          <w:rFonts w:asciiTheme="majorBidi" w:hAnsiTheme="majorBidi" w:cstheme="majorBidi"/>
          <w:sz w:val="24"/>
          <w:szCs w:val="24"/>
        </w:rPr>
        <w:t>join</w:t>
      </w:r>
      <w:proofErr w:type="spellEnd"/>
      <w:r w:rsidR="000F406A" w:rsidRPr="006906D6">
        <w:rPr>
          <w:rFonts w:asciiTheme="majorBidi" w:hAnsiTheme="majorBidi" w:cstheme="majorBidi"/>
          <w:sz w:val="24"/>
          <w:szCs w:val="24"/>
        </w:rPr>
        <w:t xml:space="preserve"> statement that joins the teachers, clubs, and </w:t>
      </w:r>
      <w:r w:rsidR="00CB4358" w:rsidRPr="006906D6">
        <w:rPr>
          <w:rFonts w:asciiTheme="majorBidi" w:hAnsiTheme="majorBidi" w:cstheme="majorBidi"/>
          <w:sz w:val="24"/>
          <w:szCs w:val="24"/>
        </w:rPr>
        <w:t>candidates’</w:t>
      </w:r>
      <w:r w:rsidR="000F406A" w:rsidRPr="006906D6">
        <w:rPr>
          <w:rFonts w:asciiTheme="majorBidi" w:hAnsiTheme="majorBidi" w:cstheme="majorBidi"/>
          <w:sz w:val="24"/>
          <w:szCs w:val="24"/>
        </w:rPr>
        <w:t xml:space="preserve"> tables together</w:t>
      </w:r>
      <w:r w:rsidR="00C60C74" w:rsidRPr="006906D6">
        <w:rPr>
          <w:rFonts w:asciiTheme="majorBidi" w:hAnsiTheme="majorBidi" w:cstheme="majorBidi"/>
          <w:sz w:val="24"/>
          <w:szCs w:val="24"/>
        </w:rPr>
        <w:t xml:space="preserve">. </w:t>
      </w:r>
      <w:r w:rsidR="00585D47" w:rsidRPr="006906D6">
        <w:rPr>
          <w:rFonts w:asciiTheme="majorBidi" w:hAnsiTheme="majorBidi" w:cstheme="majorBidi"/>
          <w:sz w:val="24"/>
          <w:szCs w:val="24"/>
        </w:rPr>
        <w:t xml:space="preserve">The admin and the teachers will be able to know and view what are the clubs they are responsible for and who are the candidates that they will mentor. </w:t>
      </w:r>
      <w:r w:rsidR="00C60C74" w:rsidRPr="006906D6">
        <w:rPr>
          <w:rFonts w:asciiTheme="majorBidi" w:hAnsiTheme="majorBidi" w:cstheme="majorBidi"/>
          <w:sz w:val="24"/>
          <w:szCs w:val="24"/>
        </w:rPr>
        <w:t>The ‘</w:t>
      </w:r>
      <w:proofErr w:type="spellStart"/>
      <w:r w:rsidR="00C60C74" w:rsidRPr="006906D6">
        <w:rPr>
          <w:rFonts w:asciiTheme="majorBidi" w:hAnsiTheme="majorBidi" w:cstheme="majorBidi"/>
          <w:sz w:val="24"/>
          <w:szCs w:val="24"/>
        </w:rPr>
        <w:t>total_votes_view</w:t>
      </w:r>
      <w:proofErr w:type="spellEnd"/>
      <w:r w:rsidR="00C60C74" w:rsidRPr="006906D6">
        <w:rPr>
          <w:rFonts w:asciiTheme="majorBidi" w:hAnsiTheme="majorBidi" w:cstheme="majorBidi"/>
          <w:sz w:val="24"/>
          <w:szCs w:val="24"/>
        </w:rPr>
        <w:t xml:space="preserve">’ shows the number of votes each candidate receives. </w:t>
      </w:r>
      <w:r w:rsidR="00B63F77" w:rsidRPr="006906D6">
        <w:rPr>
          <w:rFonts w:asciiTheme="majorBidi" w:hAnsiTheme="majorBidi" w:cstheme="majorBidi"/>
          <w:sz w:val="24"/>
          <w:szCs w:val="24"/>
        </w:rPr>
        <w:t xml:space="preserve">This view aims to help with counting the votes to see who the winner is. </w:t>
      </w:r>
    </w:p>
    <w:p w14:paraId="3174504C" w14:textId="122088C5" w:rsidR="004D6A49" w:rsidRPr="006906D6" w:rsidRDefault="00B63F77" w:rsidP="000109AB">
      <w:pPr>
        <w:rPr>
          <w:rFonts w:asciiTheme="majorBidi" w:hAnsiTheme="majorBidi" w:cstheme="majorBidi"/>
          <w:sz w:val="24"/>
          <w:szCs w:val="24"/>
        </w:rPr>
      </w:pPr>
      <w:r w:rsidRPr="006906D6">
        <w:rPr>
          <w:rFonts w:asciiTheme="majorBidi" w:hAnsiTheme="majorBidi" w:cstheme="majorBidi"/>
          <w:sz w:val="24"/>
          <w:szCs w:val="24"/>
        </w:rPr>
        <w:t xml:space="preserve">Procedures </w:t>
      </w:r>
      <w:r w:rsidR="00A0297A" w:rsidRPr="006906D6">
        <w:rPr>
          <w:rFonts w:asciiTheme="majorBidi" w:hAnsiTheme="majorBidi" w:cstheme="majorBidi"/>
          <w:sz w:val="24"/>
          <w:szCs w:val="24"/>
        </w:rPr>
        <w:t>are stored by the DBMS at the database server</w:t>
      </w:r>
      <w:r w:rsidR="004D6A49" w:rsidRPr="006906D6">
        <w:rPr>
          <w:rFonts w:asciiTheme="majorBidi" w:hAnsiTheme="majorBidi" w:cstheme="majorBidi"/>
          <w:sz w:val="24"/>
          <w:szCs w:val="24"/>
        </w:rPr>
        <w:t>; it is useful since it grants and revoke permissions on a procedure, and it also protects the SQL from injection attacks. It also helps the user to reuse the code whenever it is needed. Procedures in my system include the ‘</w:t>
      </w:r>
      <w:proofErr w:type="spellStart"/>
      <w:r w:rsidR="004D6A49" w:rsidRPr="006906D6">
        <w:rPr>
          <w:rFonts w:asciiTheme="majorBidi" w:hAnsiTheme="majorBidi" w:cstheme="majorBidi"/>
          <w:sz w:val="24"/>
          <w:szCs w:val="24"/>
        </w:rPr>
        <w:t>selectAll</w:t>
      </w:r>
      <w:proofErr w:type="spellEnd"/>
      <w:r w:rsidR="004D6A49" w:rsidRPr="006906D6">
        <w:rPr>
          <w:rFonts w:asciiTheme="majorBidi" w:hAnsiTheme="majorBidi" w:cstheme="majorBidi"/>
          <w:sz w:val="24"/>
          <w:szCs w:val="24"/>
        </w:rPr>
        <w:t>’ procedure that helps show the records of all the tables in the database at once. The ‘</w:t>
      </w:r>
      <w:proofErr w:type="spellStart"/>
      <w:r w:rsidR="004D6A49" w:rsidRPr="006906D6">
        <w:rPr>
          <w:rFonts w:asciiTheme="majorBidi" w:hAnsiTheme="majorBidi" w:cstheme="majorBidi"/>
          <w:sz w:val="24"/>
          <w:szCs w:val="24"/>
        </w:rPr>
        <w:t>getthevotes</w:t>
      </w:r>
      <w:proofErr w:type="spellEnd"/>
      <w:r w:rsidR="004D6A49" w:rsidRPr="006906D6">
        <w:rPr>
          <w:rFonts w:asciiTheme="majorBidi" w:hAnsiTheme="majorBidi" w:cstheme="majorBidi"/>
          <w:sz w:val="24"/>
          <w:szCs w:val="24"/>
        </w:rPr>
        <w:t xml:space="preserve">’ procedure uses the group </w:t>
      </w:r>
      <w:proofErr w:type="gramStart"/>
      <w:r w:rsidR="001760D9" w:rsidRPr="006906D6">
        <w:rPr>
          <w:rFonts w:asciiTheme="majorBidi" w:hAnsiTheme="majorBidi" w:cstheme="majorBidi"/>
          <w:sz w:val="24"/>
          <w:szCs w:val="24"/>
        </w:rPr>
        <w:t>by</w:t>
      </w:r>
      <w:proofErr w:type="gramEnd"/>
      <w:r w:rsidR="001760D9" w:rsidRPr="006906D6">
        <w:rPr>
          <w:rFonts w:asciiTheme="majorBidi" w:hAnsiTheme="majorBidi" w:cstheme="majorBidi"/>
          <w:sz w:val="24"/>
          <w:szCs w:val="24"/>
        </w:rPr>
        <w:t xml:space="preserve"> </w:t>
      </w:r>
      <w:r w:rsidR="004D6A49" w:rsidRPr="006906D6">
        <w:rPr>
          <w:rFonts w:asciiTheme="majorBidi" w:hAnsiTheme="majorBidi" w:cstheme="majorBidi"/>
          <w:sz w:val="24"/>
          <w:szCs w:val="24"/>
        </w:rPr>
        <w:t xml:space="preserve">and it shows the total number of votes each candidate gets. </w:t>
      </w:r>
      <w:r w:rsidR="00BE11D5" w:rsidRPr="006906D6">
        <w:rPr>
          <w:rFonts w:asciiTheme="majorBidi" w:hAnsiTheme="majorBidi" w:cstheme="majorBidi"/>
          <w:sz w:val="24"/>
          <w:szCs w:val="24"/>
        </w:rPr>
        <w:t>There are also two more procedures ‘</w:t>
      </w:r>
      <w:proofErr w:type="spellStart"/>
      <w:r w:rsidR="00BE11D5" w:rsidRPr="006906D6">
        <w:rPr>
          <w:rFonts w:asciiTheme="majorBidi" w:hAnsiTheme="majorBidi" w:cstheme="majorBidi"/>
          <w:sz w:val="24"/>
          <w:szCs w:val="24"/>
        </w:rPr>
        <w:t>candidatesinclubs</w:t>
      </w:r>
      <w:proofErr w:type="spellEnd"/>
      <w:r w:rsidR="00BE11D5" w:rsidRPr="006906D6">
        <w:rPr>
          <w:rFonts w:asciiTheme="majorBidi" w:hAnsiTheme="majorBidi" w:cstheme="majorBidi"/>
          <w:sz w:val="24"/>
          <w:szCs w:val="24"/>
        </w:rPr>
        <w:t>’, and ‘</w:t>
      </w:r>
      <w:proofErr w:type="spellStart"/>
      <w:r w:rsidR="00BE11D5" w:rsidRPr="006906D6">
        <w:rPr>
          <w:rFonts w:asciiTheme="majorBidi" w:hAnsiTheme="majorBidi" w:cstheme="majorBidi"/>
          <w:sz w:val="24"/>
          <w:szCs w:val="24"/>
        </w:rPr>
        <w:t>delcandidates_phone</w:t>
      </w:r>
      <w:proofErr w:type="spellEnd"/>
      <w:r w:rsidR="00BE11D5" w:rsidRPr="006906D6">
        <w:rPr>
          <w:rFonts w:asciiTheme="majorBidi" w:hAnsiTheme="majorBidi" w:cstheme="majorBidi"/>
          <w:sz w:val="24"/>
          <w:szCs w:val="24"/>
        </w:rPr>
        <w:t>’</w:t>
      </w:r>
      <w:r w:rsidR="0014175B" w:rsidRPr="006906D6">
        <w:rPr>
          <w:rFonts w:asciiTheme="majorBidi" w:hAnsiTheme="majorBidi" w:cstheme="majorBidi"/>
          <w:sz w:val="24"/>
          <w:szCs w:val="24"/>
        </w:rPr>
        <w:t>. ‘</w:t>
      </w:r>
      <w:proofErr w:type="spellStart"/>
      <w:r w:rsidR="0014175B" w:rsidRPr="006906D6">
        <w:rPr>
          <w:rFonts w:asciiTheme="majorBidi" w:hAnsiTheme="majorBidi" w:cstheme="majorBidi"/>
          <w:sz w:val="24"/>
          <w:szCs w:val="24"/>
        </w:rPr>
        <w:t>candidatesinclubs</w:t>
      </w:r>
      <w:proofErr w:type="spellEnd"/>
      <w:r w:rsidR="008D4998" w:rsidRPr="006906D6">
        <w:rPr>
          <w:rFonts w:asciiTheme="majorBidi" w:hAnsiTheme="majorBidi" w:cstheme="majorBidi"/>
          <w:sz w:val="24"/>
          <w:szCs w:val="24"/>
        </w:rPr>
        <w:t xml:space="preserve"> </w:t>
      </w:r>
      <w:r w:rsidR="0014175B" w:rsidRPr="006906D6">
        <w:rPr>
          <w:rFonts w:asciiTheme="majorBidi" w:hAnsiTheme="majorBidi" w:cstheme="majorBidi"/>
          <w:sz w:val="24"/>
          <w:szCs w:val="24"/>
        </w:rPr>
        <w:t xml:space="preserve">’helps the teacher or the admin of the system see the </w:t>
      </w:r>
      <w:r w:rsidR="001760D9" w:rsidRPr="006906D6">
        <w:rPr>
          <w:rFonts w:asciiTheme="majorBidi" w:hAnsiTheme="majorBidi" w:cstheme="majorBidi"/>
          <w:sz w:val="24"/>
          <w:szCs w:val="24"/>
        </w:rPr>
        <w:t>candidate’s</w:t>
      </w:r>
      <w:r w:rsidR="0014175B" w:rsidRPr="006906D6">
        <w:rPr>
          <w:rFonts w:asciiTheme="majorBidi" w:hAnsiTheme="majorBidi" w:cstheme="majorBidi"/>
          <w:sz w:val="24"/>
          <w:szCs w:val="24"/>
        </w:rPr>
        <w:t xml:space="preserve"> id in addition to their </w:t>
      </w:r>
      <w:proofErr w:type="spellStart"/>
      <w:r w:rsidR="0014175B" w:rsidRPr="006906D6">
        <w:rPr>
          <w:rFonts w:asciiTheme="majorBidi" w:hAnsiTheme="majorBidi" w:cstheme="majorBidi"/>
          <w:sz w:val="24"/>
          <w:szCs w:val="24"/>
        </w:rPr>
        <w:t>club_id</w:t>
      </w:r>
      <w:proofErr w:type="spellEnd"/>
      <w:r w:rsidR="0014175B" w:rsidRPr="006906D6">
        <w:rPr>
          <w:rFonts w:asciiTheme="majorBidi" w:hAnsiTheme="majorBidi" w:cstheme="majorBidi"/>
          <w:sz w:val="24"/>
          <w:szCs w:val="24"/>
        </w:rPr>
        <w:t xml:space="preserve"> to know which candidates are in which club. Finally, the </w:t>
      </w:r>
      <w:proofErr w:type="spellStart"/>
      <w:r w:rsidR="0014175B" w:rsidRPr="006906D6">
        <w:rPr>
          <w:rFonts w:asciiTheme="majorBidi" w:hAnsiTheme="majorBidi" w:cstheme="majorBidi"/>
          <w:sz w:val="24"/>
          <w:szCs w:val="24"/>
        </w:rPr>
        <w:t>delcandidates_phone</w:t>
      </w:r>
      <w:proofErr w:type="spellEnd"/>
      <w:r w:rsidR="0014175B" w:rsidRPr="006906D6">
        <w:rPr>
          <w:rFonts w:asciiTheme="majorBidi" w:hAnsiTheme="majorBidi" w:cstheme="majorBidi"/>
          <w:sz w:val="24"/>
          <w:szCs w:val="24"/>
        </w:rPr>
        <w:t xml:space="preserve"> </w:t>
      </w:r>
      <w:r w:rsidR="001760D9" w:rsidRPr="006906D6">
        <w:rPr>
          <w:rFonts w:asciiTheme="majorBidi" w:hAnsiTheme="majorBidi" w:cstheme="majorBidi"/>
          <w:sz w:val="24"/>
          <w:szCs w:val="24"/>
        </w:rPr>
        <w:t>helps</w:t>
      </w:r>
      <w:r w:rsidR="0014175B" w:rsidRPr="006906D6">
        <w:rPr>
          <w:rFonts w:asciiTheme="majorBidi" w:hAnsiTheme="majorBidi" w:cstheme="majorBidi"/>
          <w:sz w:val="24"/>
          <w:szCs w:val="24"/>
        </w:rPr>
        <w:t xml:space="preserve"> reduce redundancy </w:t>
      </w:r>
      <w:r w:rsidR="001760D9" w:rsidRPr="006906D6">
        <w:rPr>
          <w:rFonts w:asciiTheme="majorBidi" w:hAnsiTheme="majorBidi" w:cstheme="majorBidi"/>
          <w:sz w:val="24"/>
          <w:szCs w:val="24"/>
        </w:rPr>
        <w:t xml:space="preserve">as it helps in deleting the phone number of the candidates if they no longer use it, or if it is no longer available. </w:t>
      </w:r>
    </w:p>
    <w:p w14:paraId="3600D005" w14:textId="77777777" w:rsidR="00065FFD" w:rsidRPr="006906D6" w:rsidRDefault="00065FFD" w:rsidP="00065FFD">
      <w:pPr>
        <w:rPr>
          <w:rFonts w:asciiTheme="majorBidi" w:hAnsiTheme="majorBidi" w:cstheme="majorBidi"/>
          <w:sz w:val="24"/>
          <w:szCs w:val="24"/>
        </w:rPr>
      </w:pPr>
    </w:p>
    <w:p w14:paraId="5F11AD13" w14:textId="4A42D320" w:rsidR="001760D9" w:rsidRPr="006906D6" w:rsidRDefault="000109AB" w:rsidP="001760D9">
      <w:pPr>
        <w:rPr>
          <w:rFonts w:asciiTheme="majorBidi" w:hAnsiTheme="majorBidi" w:cstheme="majorBidi"/>
          <w:sz w:val="24"/>
          <w:szCs w:val="24"/>
        </w:rPr>
      </w:pPr>
      <w:r w:rsidRPr="006906D6">
        <w:rPr>
          <w:rFonts w:asciiTheme="majorBidi" w:hAnsiTheme="majorBidi" w:cstheme="majorBidi"/>
          <w:sz w:val="24"/>
          <w:szCs w:val="24"/>
        </w:rPr>
        <w:t>Additionally</w:t>
      </w:r>
      <w:r w:rsidR="001760D9" w:rsidRPr="006906D6">
        <w:rPr>
          <w:rFonts w:asciiTheme="majorBidi" w:hAnsiTheme="majorBidi" w:cstheme="majorBidi"/>
          <w:sz w:val="24"/>
          <w:szCs w:val="24"/>
        </w:rPr>
        <w:t xml:space="preserve">, the teacher’s user will benefit from the </w:t>
      </w:r>
      <w:proofErr w:type="spellStart"/>
      <w:r w:rsidR="001760D9" w:rsidRPr="006906D6">
        <w:rPr>
          <w:rFonts w:asciiTheme="majorBidi" w:hAnsiTheme="majorBidi" w:cstheme="majorBidi"/>
          <w:sz w:val="24"/>
          <w:szCs w:val="24"/>
        </w:rPr>
        <w:t>teacher_view</w:t>
      </w:r>
      <w:proofErr w:type="spellEnd"/>
      <w:r w:rsidR="001760D9" w:rsidRPr="006906D6">
        <w:rPr>
          <w:rFonts w:asciiTheme="majorBidi" w:hAnsiTheme="majorBidi" w:cstheme="majorBidi"/>
          <w:sz w:val="24"/>
          <w:szCs w:val="24"/>
        </w:rPr>
        <w:t xml:space="preserve"> as it helps with managing their clubs and candidates, and it also helps with their mentoring tasks. Candidates will benefit from the </w:t>
      </w:r>
      <w:proofErr w:type="spellStart"/>
      <w:r w:rsidR="001760D9" w:rsidRPr="006906D6">
        <w:rPr>
          <w:rFonts w:asciiTheme="majorBidi" w:hAnsiTheme="majorBidi" w:cstheme="majorBidi"/>
          <w:sz w:val="24"/>
          <w:szCs w:val="24"/>
        </w:rPr>
        <w:t>candidates_voters_view</w:t>
      </w:r>
      <w:proofErr w:type="spellEnd"/>
      <w:r w:rsidR="001760D9" w:rsidRPr="006906D6">
        <w:rPr>
          <w:rFonts w:asciiTheme="majorBidi" w:hAnsiTheme="majorBidi" w:cstheme="majorBidi"/>
          <w:sz w:val="24"/>
          <w:szCs w:val="24"/>
        </w:rPr>
        <w:t xml:space="preserve"> as it will help them </w:t>
      </w:r>
      <w:r w:rsidR="007F38FA" w:rsidRPr="006906D6">
        <w:rPr>
          <w:rFonts w:asciiTheme="majorBidi" w:hAnsiTheme="majorBidi" w:cstheme="majorBidi"/>
          <w:sz w:val="24"/>
          <w:szCs w:val="24"/>
        </w:rPr>
        <w:t>identify who voted for them. Finally</w:t>
      </w:r>
      <w:r w:rsidR="00CB4358" w:rsidRPr="006906D6">
        <w:rPr>
          <w:rFonts w:asciiTheme="majorBidi" w:hAnsiTheme="majorBidi" w:cstheme="majorBidi"/>
          <w:sz w:val="24"/>
          <w:szCs w:val="24"/>
        </w:rPr>
        <w:t>,</w:t>
      </w:r>
      <w:r w:rsidR="007F38FA" w:rsidRPr="006906D6">
        <w:rPr>
          <w:rFonts w:asciiTheme="majorBidi" w:hAnsiTheme="majorBidi" w:cstheme="majorBidi"/>
          <w:sz w:val="24"/>
          <w:szCs w:val="24"/>
        </w:rPr>
        <w:t xml:space="preserve"> the </w:t>
      </w:r>
      <w:r w:rsidR="00CB4358" w:rsidRPr="006906D6">
        <w:rPr>
          <w:rFonts w:asciiTheme="majorBidi" w:hAnsiTheme="majorBidi" w:cstheme="majorBidi"/>
          <w:sz w:val="24"/>
          <w:szCs w:val="24"/>
        </w:rPr>
        <w:t>voters’</w:t>
      </w:r>
      <w:r w:rsidR="007F38FA" w:rsidRPr="006906D6">
        <w:rPr>
          <w:rFonts w:asciiTheme="majorBidi" w:hAnsiTheme="majorBidi" w:cstheme="majorBidi"/>
          <w:sz w:val="24"/>
          <w:szCs w:val="24"/>
        </w:rPr>
        <w:t xml:space="preserve"> user will be able to see the </w:t>
      </w:r>
      <w:r w:rsidR="00CB4358" w:rsidRPr="006906D6">
        <w:rPr>
          <w:rFonts w:asciiTheme="majorBidi" w:hAnsiTheme="majorBidi" w:cstheme="majorBidi"/>
          <w:sz w:val="24"/>
          <w:szCs w:val="24"/>
        </w:rPr>
        <w:t>candidate's</w:t>
      </w:r>
      <w:r w:rsidR="007F38FA" w:rsidRPr="006906D6">
        <w:rPr>
          <w:rFonts w:asciiTheme="majorBidi" w:hAnsiTheme="majorBidi" w:cstheme="majorBidi"/>
          <w:sz w:val="24"/>
          <w:szCs w:val="24"/>
        </w:rPr>
        <w:t xml:space="preserve"> table, update and view their tables, </w:t>
      </w:r>
      <w:proofErr w:type="gramStart"/>
      <w:r w:rsidR="007F38FA" w:rsidRPr="006906D6">
        <w:rPr>
          <w:rFonts w:asciiTheme="majorBidi" w:hAnsiTheme="majorBidi" w:cstheme="majorBidi"/>
          <w:sz w:val="24"/>
          <w:szCs w:val="24"/>
        </w:rPr>
        <w:t>and also</w:t>
      </w:r>
      <w:proofErr w:type="gramEnd"/>
      <w:r w:rsidR="007F38FA" w:rsidRPr="006906D6">
        <w:rPr>
          <w:rFonts w:asciiTheme="majorBidi" w:hAnsiTheme="majorBidi" w:cstheme="majorBidi"/>
          <w:sz w:val="24"/>
          <w:szCs w:val="24"/>
        </w:rPr>
        <w:t xml:space="preserve"> view the votes table</w:t>
      </w:r>
      <w:r w:rsidR="00B16086" w:rsidRPr="006906D6">
        <w:rPr>
          <w:rFonts w:asciiTheme="majorBidi" w:hAnsiTheme="majorBidi" w:cstheme="majorBidi"/>
          <w:sz w:val="24"/>
          <w:szCs w:val="24"/>
        </w:rPr>
        <w:t xml:space="preserve"> and the total views. </w:t>
      </w:r>
    </w:p>
    <w:p w14:paraId="14D64414" w14:textId="0DA9CDD6" w:rsidR="00B16086" w:rsidRPr="006906D6" w:rsidRDefault="00B16086" w:rsidP="001760D9">
      <w:pPr>
        <w:rPr>
          <w:rFonts w:asciiTheme="majorBidi" w:hAnsiTheme="majorBidi" w:cstheme="majorBidi"/>
          <w:sz w:val="24"/>
          <w:szCs w:val="24"/>
        </w:rPr>
      </w:pPr>
    </w:p>
    <w:p w14:paraId="04F065A5" w14:textId="087F2532" w:rsidR="00AE3FBB" w:rsidRPr="006906D6" w:rsidRDefault="00B16086" w:rsidP="00431314">
      <w:pPr>
        <w:rPr>
          <w:rFonts w:asciiTheme="majorBidi" w:hAnsiTheme="majorBidi" w:cstheme="majorBidi"/>
          <w:sz w:val="24"/>
          <w:szCs w:val="24"/>
        </w:rPr>
      </w:pPr>
      <w:r w:rsidRPr="006906D6">
        <w:rPr>
          <w:rFonts w:asciiTheme="majorBidi" w:hAnsiTheme="majorBidi" w:cstheme="majorBidi"/>
          <w:sz w:val="24"/>
          <w:szCs w:val="24"/>
        </w:rPr>
        <w:t xml:space="preserve">In conclusion, the whole system </w:t>
      </w:r>
      <w:r w:rsidR="00CB4358" w:rsidRPr="006906D6">
        <w:rPr>
          <w:rFonts w:asciiTheme="majorBidi" w:hAnsiTheme="majorBidi" w:cstheme="majorBidi"/>
          <w:sz w:val="24"/>
          <w:szCs w:val="24"/>
        </w:rPr>
        <w:t xml:space="preserve">is designed to maintain data integrity, confidentiality, and availability. It provides meaningful data and efficient benefits for each user involved in the system. It also includes attributes and relationships between the tables to show how entities are connected. </w:t>
      </w:r>
    </w:p>
    <w:p w14:paraId="39855C84" w14:textId="0F074120" w:rsidR="00305A5D" w:rsidRPr="006906D6" w:rsidRDefault="00CA4BA1" w:rsidP="00AE3FBB">
      <w:pPr>
        <w:pStyle w:val="Heading2"/>
        <w:rPr>
          <w:rFonts w:asciiTheme="majorBidi" w:hAnsiTheme="majorBidi"/>
          <w:sz w:val="24"/>
          <w:szCs w:val="24"/>
        </w:rPr>
      </w:pPr>
      <w:bookmarkStart w:id="19" w:name="_Toc176174705"/>
      <w:r w:rsidRPr="006906D6">
        <w:rPr>
          <w:rFonts w:asciiTheme="majorBidi" w:hAnsiTheme="majorBidi"/>
          <w:sz w:val="24"/>
          <w:szCs w:val="24"/>
        </w:rPr>
        <w:lastRenderedPageBreak/>
        <w:t>Assess the e</w:t>
      </w:r>
      <w:r w:rsidR="00305A5D" w:rsidRPr="006906D6">
        <w:rPr>
          <w:rFonts w:asciiTheme="majorBidi" w:hAnsiTheme="majorBidi"/>
          <w:sz w:val="24"/>
          <w:szCs w:val="24"/>
        </w:rPr>
        <w:t>ffectiveness of testing</w:t>
      </w:r>
      <w:bookmarkEnd w:id="19"/>
    </w:p>
    <w:p w14:paraId="52338080" w14:textId="774E8283" w:rsidR="00E65B0E" w:rsidRPr="006906D6" w:rsidRDefault="00E65B0E" w:rsidP="00CB4358">
      <w:pPr>
        <w:rPr>
          <w:rFonts w:asciiTheme="majorBidi" w:hAnsiTheme="majorBidi" w:cstheme="majorBidi"/>
          <w:sz w:val="24"/>
          <w:szCs w:val="24"/>
        </w:rPr>
      </w:pPr>
    </w:p>
    <w:p w14:paraId="41781721" w14:textId="453B0D8C" w:rsidR="00D8471A" w:rsidRPr="006906D6" w:rsidRDefault="00D8471A" w:rsidP="00CB4358">
      <w:pPr>
        <w:rPr>
          <w:rFonts w:asciiTheme="majorBidi" w:hAnsiTheme="majorBidi" w:cstheme="majorBidi"/>
          <w:sz w:val="24"/>
          <w:szCs w:val="24"/>
        </w:rPr>
      </w:pPr>
      <w:r w:rsidRPr="006906D6">
        <w:rPr>
          <w:rFonts w:asciiTheme="majorBidi" w:hAnsiTheme="majorBidi" w:cstheme="majorBidi"/>
          <w:sz w:val="24"/>
          <w:szCs w:val="24"/>
        </w:rPr>
        <w:t xml:space="preserve">Database testing is a process that evaluates the </w:t>
      </w:r>
      <w:r w:rsidR="00461CE6" w:rsidRPr="006906D6">
        <w:rPr>
          <w:rFonts w:asciiTheme="majorBidi" w:hAnsiTheme="majorBidi" w:cstheme="majorBidi"/>
          <w:sz w:val="24"/>
          <w:szCs w:val="24"/>
        </w:rPr>
        <w:t>accuracy</w:t>
      </w:r>
      <w:r w:rsidRPr="006906D6">
        <w:rPr>
          <w:rFonts w:asciiTheme="majorBidi" w:hAnsiTheme="majorBidi" w:cstheme="majorBidi"/>
          <w:sz w:val="24"/>
          <w:szCs w:val="24"/>
        </w:rPr>
        <w:t>, che</w:t>
      </w:r>
      <w:r w:rsidR="003067A3" w:rsidRPr="006906D6">
        <w:rPr>
          <w:rFonts w:asciiTheme="majorBidi" w:hAnsiTheme="majorBidi" w:cstheme="majorBidi"/>
          <w:sz w:val="24"/>
          <w:szCs w:val="24"/>
        </w:rPr>
        <w:t xml:space="preserve">cks for faults </w:t>
      </w:r>
      <w:r w:rsidR="00457080" w:rsidRPr="006906D6">
        <w:rPr>
          <w:rFonts w:asciiTheme="majorBidi" w:hAnsiTheme="majorBidi" w:cstheme="majorBidi"/>
          <w:sz w:val="24"/>
          <w:szCs w:val="24"/>
        </w:rPr>
        <w:t>in</w:t>
      </w:r>
      <w:r w:rsidR="003067A3" w:rsidRPr="006906D6">
        <w:rPr>
          <w:rFonts w:asciiTheme="majorBidi" w:hAnsiTheme="majorBidi" w:cstheme="majorBidi"/>
          <w:sz w:val="24"/>
          <w:szCs w:val="24"/>
        </w:rPr>
        <w:t xml:space="preserve"> performance in the </w:t>
      </w:r>
      <w:r w:rsidR="00457080" w:rsidRPr="006906D6">
        <w:rPr>
          <w:rFonts w:asciiTheme="majorBidi" w:hAnsiTheme="majorBidi" w:cstheme="majorBidi"/>
          <w:sz w:val="24"/>
          <w:szCs w:val="24"/>
        </w:rPr>
        <w:t xml:space="preserve">database, and checks the </w:t>
      </w:r>
      <w:r w:rsidR="003067A3" w:rsidRPr="006906D6">
        <w:rPr>
          <w:rFonts w:asciiTheme="majorBidi" w:hAnsiTheme="majorBidi" w:cstheme="majorBidi"/>
          <w:sz w:val="24"/>
          <w:szCs w:val="24"/>
        </w:rPr>
        <w:t xml:space="preserve">reliability of </w:t>
      </w:r>
      <w:r w:rsidR="00457080" w:rsidRPr="006906D6">
        <w:rPr>
          <w:rFonts w:asciiTheme="majorBidi" w:hAnsiTheme="majorBidi" w:cstheme="majorBidi"/>
          <w:sz w:val="24"/>
          <w:szCs w:val="24"/>
        </w:rPr>
        <w:t>the database to match the business or personal needs of the client</w:t>
      </w:r>
      <w:r w:rsidR="003067A3" w:rsidRPr="006906D6">
        <w:rPr>
          <w:rFonts w:asciiTheme="majorBidi" w:hAnsiTheme="majorBidi" w:cstheme="majorBidi"/>
          <w:sz w:val="24"/>
          <w:szCs w:val="24"/>
        </w:rPr>
        <w:t xml:space="preserve">. </w:t>
      </w:r>
      <w:r w:rsidR="004E4F49" w:rsidRPr="006906D6">
        <w:rPr>
          <w:rFonts w:asciiTheme="majorBidi" w:hAnsiTheme="majorBidi" w:cstheme="majorBidi"/>
          <w:sz w:val="24"/>
          <w:szCs w:val="24"/>
        </w:rPr>
        <w:t xml:space="preserve">In the </w:t>
      </w:r>
      <w:r w:rsidR="00E30A1C" w:rsidRPr="006906D6">
        <w:rPr>
          <w:rFonts w:asciiTheme="majorBidi" w:hAnsiTheme="majorBidi" w:cstheme="majorBidi"/>
          <w:sz w:val="24"/>
          <w:szCs w:val="24"/>
        </w:rPr>
        <w:t>election</w:t>
      </w:r>
      <w:r w:rsidR="004E4F49" w:rsidRPr="006906D6">
        <w:rPr>
          <w:rFonts w:asciiTheme="majorBidi" w:hAnsiTheme="majorBidi" w:cstheme="majorBidi"/>
          <w:sz w:val="24"/>
          <w:szCs w:val="24"/>
        </w:rPr>
        <w:t xml:space="preserve"> system</w:t>
      </w:r>
      <w:r w:rsidR="00E30A1C" w:rsidRPr="006906D6">
        <w:rPr>
          <w:rFonts w:asciiTheme="majorBidi" w:hAnsiTheme="majorBidi" w:cstheme="majorBidi"/>
          <w:sz w:val="24"/>
          <w:szCs w:val="24"/>
        </w:rPr>
        <w:t xml:space="preserve"> project testing was important to check the integrity and the performance of the entire system. </w:t>
      </w:r>
    </w:p>
    <w:p w14:paraId="6202586B" w14:textId="68D2EFA4" w:rsidR="00891500" w:rsidRPr="006906D6" w:rsidRDefault="00891500" w:rsidP="00CB4358">
      <w:pPr>
        <w:rPr>
          <w:rFonts w:asciiTheme="majorBidi" w:hAnsiTheme="majorBidi" w:cstheme="majorBidi"/>
          <w:sz w:val="24"/>
          <w:szCs w:val="24"/>
        </w:rPr>
      </w:pPr>
      <w:r w:rsidRPr="006906D6">
        <w:rPr>
          <w:rFonts w:asciiTheme="majorBidi" w:hAnsiTheme="majorBidi" w:cstheme="majorBidi"/>
          <w:sz w:val="24"/>
          <w:szCs w:val="24"/>
        </w:rPr>
        <w:t xml:space="preserve">Integration testing was </w:t>
      </w:r>
      <w:r w:rsidR="00BC5300" w:rsidRPr="006906D6">
        <w:rPr>
          <w:rFonts w:asciiTheme="majorBidi" w:hAnsiTheme="majorBidi" w:cstheme="majorBidi"/>
          <w:sz w:val="24"/>
          <w:szCs w:val="24"/>
        </w:rPr>
        <w:t xml:space="preserve">helpful since it was used </w:t>
      </w:r>
      <w:r w:rsidRPr="006906D6">
        <w:rPr>
          <w:rFonts w:asciiTheme="majorBidi" w:hAnsiTheme="majorBidi" w:cstheme="majorBidi"/>
          <w:sz w:val="24"/>
          <w:szCs w:val="24"/>
        </w:rPr>
        <w:t>to test the relationships between the tables and the interaction</w:t>
      </w:r>
      <w:r w:rsidR="00F762C3" w:rsidRPr="006906D6">
        <w:rPr>
          <w:rFonts w:asciiTheme="majorBidi" w:hAnsiTheme="majorBidi" w:cstheme="majorBidi"/>
          <w:sz w:val="24"/>
          <w:szCs w:val="24"/>
        </w:rPr>
        <w:t xml:space="preserve">s between them to ensure that the one-to-many and </w:t>
      </w:r>
      <w:r w:rsidR="00461CE6" w:rsidRPr="006906D6">
        <w:rPr>
          <w:rFonts w:asciiTheme="majorBidi" w:hAnsiTheme="majorBidi" w:cstheme="majorBidi"/>
          <w:sz w:val="24"/>
          <w:szCs w:val="24"/>
        </w:rPr>
        <w:t>many-to-many</w:t>
      </w:r>
      <w:r w:rsidR="00F762C3" w:rsidRPr="006906D6">
        <w:rPr>
          <w:rFonts w:asciiTheme="majorBidi" w:hAnsiTheme="majorBidi" w:cstheme="majorBidi"/>
          <w:sz w:val="24"/>
          <w:szCs w:val="24"/>
        </w:rPr>
        <w:t xml:space="preserve"> relationships were perfectly working out. </w:t>
      </w:r>
      <w:r w:rsidR="006C575B" w:rsidRPr="006906D6">
        <w:rPr>
          <w:rFonts w:asciiTheme="majorBidi" w:hAnsiTheme="majorBidi" w:cstheme="majorBidi"/>
          <w:sz w:val="24"/>
          <w:szCs w:val="24"/>
        </w:rPr>
        <w:t>It was also used in the system to verify that the schema, queries, procedure, views</w:t>
      </w:r>
      <w:r w:rsidR="00461CE6" w:rsidRPr="006906D6">
        <w:rPr>
          <w:rFonts w:asciiTheme="majorBidi" w:hAnsiTheme="majorBidi" w:cstheme="majorBidi"/>
          <w:sz w:val="24"/>
          <w:szCs w:val="24"/>
        </w:rPr>
        <w:t>,</w:t>
      </w:r>
      <w:r w:rsidR="006C575B" w:rsidRPr="006906D6">
        <w:rPr>
          <w:rFonts w:asciiTheme="majorBidi" w:hAnsiTheme="majorBidi" w:cstheme="majorBidi"/>
          <w:sz w:val="24"/>
          <w:szCs w:val="24"/>
        </w:rPr>
        <w:t xml:space="preserve"> and other components were perfectly working out. </w:t>
      </w:r>
      <w:r w:rsidR="00BC5300" w:rsidRPr="006906D6">
        <w:rPr>
          <w:rFonts w:asciiTheme="majorBidi" w:hAnsiTheme="majorBidi" w:cstheme="majorBidi"/>
          <w:sz w:val="24"/>
          <w:szCs w:val="24"/>
        </w:rPr>
        <w:t xml:space="preserve">As a result, </w:t>
      </w:r>
      <w:r w:rsidR="006C575B" w:rsidRPr="006906D6">
        <w:rPr>
          <w:rFonts w:asciiTheme="majorBidi" w:hAnsiTheme="majorBidi" w:cstheme="majorBidi"/>
          <w:sz w:val="24"/>
          <w:szCs w:val="24"/>
        </w:rPr>
        <w:t xml:space="preserve">for example, </w:t>
      </w:r>
      <w:r w:rsidR="00BC5300" w:rsidRPr="006906D6">
        <w:rPr>
          <w:rFonts w:asciiTheme="majorBidi" w:hAnsiTheme="majorBidi" w:cstheme="majorBidi"/>
          <w:sz w:val="24"/>
          <w:szCs w:val="24"/>
        </w:rPr>
        <w:t>t</w:t>
      </w:r>
      <w:r w:rsidR="00243894" w:rsidRPr="006906D6">
        <w:rPr>
          <w:rFonts w:asciiTheme="majorBidi" w:hAnsiTheme="majorBidi" w:cstheme="majorBidi"/>
          <w:sz w:val="24"/>
          <w:szCs w:val="24"/>
        </w:rPr>
        <w:t>he relationships between the voters an</w:t>
      </w:r>
      <w:r w:rsidR="00BC5300" w:rsidRPr="006906D6">
        <w:rPr>
          <w:rFonts w:asciiTheme="majorBidi" w:hAnsiTheme="majorBidi" w:cstheme="majorBidi"/>
          <w:sz w:val="24"/>
          <w:szCs w:val="24"/>
        </w:rPr>
        <w:t>d</w:t>
      </w:r>
      <w:r w:rsidR="00243894" w:rsidRPr="006906D6">
        <w:rPr>
          <w:rFonts w:asciiTheme="majorBidi" w:hAnsiTheme="majorBidi" w:cstheme="majorBidi"/>
          <w:sz w:val="24"/>
          <w:szCs w:val="24"/>
        </w:rPr>
        <w:t xml:space="preserve"> candidates or the teachers and the candidates </w:t>
      </w:r>
      <w:r w:rsidR="006910C2" w:rsidRPr="006906D6">
        <w:rPr>
          <w:rFonts w:asciiTheme="majorBidi" w:hAnsiTheme="majorBidi" w:cstheme="majorBidi"/>
          <w:sz w:val="24"/>
          <w:szCs w:val="24"/>
        </w:rPr>
        <w:t xml:space="preserve">were perfectly functioning. Every table was tested using the select, insert, update, and delete statements to check </w:t>
      </w:r>
      <w:r w:rsidR="00BC5300" w:rsidRPr="006906D6">
        <w:rPr>
          <w:rFonts w:asciiTheme="majorBidi" w:hAnsiTheme="majorBidi" w:cstheme="majorBidi"/>
          <w:sz w:val="24"/>
          <w:szCs w:val="24"/>
        </w:rPr>
        <w:t xml:space="preserve">the constraints each </w:t>
      </w:r>
      <w:r w:rsidR="00461CE6" w:rsidRPr="006906D6">
        <w:rPr>
          <w:rFonts w:asciiTheme="majorBidi" w:hAnsiTheme="majorBidi" w:cstheme="majorBidi"/>
          <w:sz w:val="24"/>
          <w:szCs w:val="24"/>
        </w:rPr>
        <w:t>was</w:t>
      </w:r>
      <w:r w:rsidR="00BC5300" w:rsidRPr="006906D6">
        <w:rPr>
          <w:rFonts w:asciiTheme="majorBidi" w:hAnsiTheme="majorBidi" w:cstheme="majorBidi"/>
          <w:sz w:val="24"/>
          <w:szCs w:val="24"/>
        </w:rPr>
        <w:t xml:space="preserve"> given. These integration tests helped me make sure that there </w:t>
      </w:r>
      <w:r w:rsidR="00461CE6" w:rsidRPr="006906D6">
        <w:rPr>
          <w:rFonts w:asciiTheme="majorBidi" w:hAnsiTheme="majorBidi" w:cstheme="majorBidi"/>
          <w:sz w:val="24"/>
          <w:szCs w:val="24"/>
        </w:rPr>
        <w:t>would</w:t>
      </w:r>
      <w:r w:rsidR="00BC5300" w:rsidRPr="006906D6">
        <w:rPr>
          <w:rFonts w:asciiTheme="majorBidi" w:hAnsiTheme="majorBidi" w:cstheme="majorBidi"/>
          <w:sz w:val="24"/>
          <w:szCs w:val="24"/>
        </w:rPr>
        <w:t xml:space="preserve"> be no issues in any part of the database when the tables </w:t>
      </w:r>
      <w:r w:rsidR="00461CE6" w:rsidRPr="006906D6">
        <w:rPr>
          <w:rFonts w:asciiTheme="majorBidi" w:hAnsiTheme="majorBidi" w:cstheme="majorBidi"/>
          <w:sz w:val="24"/>
          <w:szCs w:val="24"/>
        </w:rPr>
        <w:t>interacted</w:t>
      </w:r>
      <w:r w:rsidR="00BC5300" w:rsidRPr="006906D6">
        <w:rPr>
          <w:rFonts w:asciiTheme="majorBidi" w:hAnsiTheme="majorBidi" w:cstheme="majorBidi"/>
          <w:sz w:val="24"/>
          <w:szCs w:val="24"/>
        </w:rPr>
        <w:t xml:space="preserve"> with each other. </w:t>
      </w:r>
    </w:p>
    <w:p w14:paraId="56F51992" w14:textId="77777777" w:rsidR="00CB4358" w:rsidRPr="006906D6" w:rsidRDefault="00CB4358" w:rsidP="00CB4358">
      <w:pPr>
        <w:rPr>
          <w:rFonts w:asciiTheme="majorBidi" w:hAnsiTheme="majorBidi" w:cstheme="majorBidi"/>
          <w:sz w:val="24"/>
          <w:szCs w:val="24"/>
        </w:rPr>
      </w:pPr>
    </w:p>
    <w:p w14:paraId="35FAA38D" w14:textId="0B061DC9" w:rsidR="00305A5D" w:rsidRPr="006906D6" w:rsidRDefault="00BC5300" w:rsidP="00305A5D">
      <w:pPr>
        <w:rPr>
          <w:rFonts w:asciiTheme="majorBidi" w:hAnsiTheme="majorBidi" w:cstheme="majorBidi"/>
          <w:sz w:val="24"/>
          <w:szCs w:val="24"/>
        </w:rPr>
      </w:pPr>
      <w:r w:rsidRPr="006906D6">
        <w:rPr>
          <w:rFonts w:asciiTheme="majorBidi" w:hAnsiTheme="majorBidi" w:cstheme="majorBidi"/>
          <w:sz w:val="24"/>
          <w:szCs w:val="24"/>
        </w:rPr>
        <w:t xml:space="preserve">Performance testing </w:t>
      </w:r>
      <w:r w:rsidR="00A57AE6" w:rsidRPr="006906D6">
        <w:rPr>
          <w:rFonts w:asciiTheme="majorBidi" w:hAnsiTheme="majorBidi" w:cstheme="majorBidi"/>
          <w:sz w:val="24"/>
          <w:szCs w:val="24"/>
        </w:rPr>
        <w:t xml:space="preserve">helped me </w:t>
      </w:r>
      <w:r w:rsidR="00CF68F2" w:rsidRPr="006906D6">
        <w:rPr>
          <w:rFonts w:asciiTheme="majorBidi" w:hAnsiTheme="majorBidi" w:cstheme="majorBidi"/>
          <w:sz w:val="24"/>
          <w:szCs w:val="24"/>
        </w:rPr>
        <w:t>en</w:t>
      </w:r>
      <w:r w:rsidR="00A57AE6" w:rsidRPr="006906D6">
        <w:rPr>
          <w:rFonts w:asciiTheme="majorBidi" w:hAnsiTheme="majorBidi" w:cstheme="majorBidi"/>
          <w:sz w:val="24"/>
          <w:szCs w:val="24"/>
        </w:rPr>
        <w:t xml:space="preserve">sure that the database </w:t>
      </w:r>
      <w:r w:rsidR="00461CE6" w:rsidRPr="006906D6">
        <w:rPr>
          <w:rFonts w:asciiTheme="majorBidi" w:hAnsiTheme="majorBidi" w:cstheme="majorBidi"/>
          <w:sz w:val="24"/>
          <w:szCs w:val="24"/>
        </w:rPr>
        <w:t>would</w:t>
      </w:r>
      <w:r w:rsidR="00A57AE6" w:rsidRPr="006906D6">
        <w:rPr>
          <w:rFonts w:asciiTheme="majorBidi" w:hAnsiTheme="majorBidi" w:cstheme="majorBidi"/>
          <w:sz w:val="24"/>
          <w:szCs w:val="24"/>
        </w:rPr>
        <w:t xml:space="preserve"> keep on working under different conditions and</w:t>
      </w:r>
      <w:r w:rsidR="00CF68F2" w:rsidRPr="006906D6">
        <w:rPr>
          <w:rFonts w:asciiTheme="majorBidi" w:hAnsiTheme="majorBidi" w:cstheme="majorBidi"/>
          <w:sz w:val="24"/>
          <w:szCs w:val="24"/>
        </w:rPr>
        <w:t xml:space="preserve"> test the responsiveness of the database</w:t>
      </w:r>
      <w:r w:rsidR="00A57AE6" w:rsidRPr="006906D6">
        <w:rPr>
          <w:rFonts w:asciiTheme="majorBidi" w:hAnsiTheme="majorBidi" w:cstheme="majorBidi"/>
          <w:sz w:val="24"/>
          <w:szCs w:val="24"/>
        </w:rPr>
        <w:t xml:space="preserve">. </w:t>
      </w:r>
      <w:r w:rsidR="00CF68F2" w:rsidRPr="006906D6">
        <w:rPr>
          <w:rFonts w:asciiTheme="majorBidi" w:hAnsiTheme="majorBidi" w:cstheme="majorBidi"/>
          <w:sz w:val="24"/>
          <w:szCs w:val="24"/>
        </w:rPr>
        <w:t xml:space="preserve">The time taken </w:t>
      </w:r>
      <w:r w:rsidR="00CA4ECB" w:rsidRPr="006906D6">
        <w:rPr>
          <w:rFonts w:asciiTheme="majorBidi" w:hAnsiTheme="majorBidi" w:cstheme="majorBidi"/>
          <w:sz w:val="24"/>
          <w:szCs w:val="24"/>
        </w:rPr>
        <w:t xml:space="preserve">for the execution of different queries was measured by trying on different select, insert, delete, and update statements. </w:t>
      </w:r>
      <w:r w:rsidR="00E255EB" w:rsidRPr="006906D6">
        <w:rPr>
          <w:rFonts w:asciiTheme="majorBidi" w:hAnsiTheme="majorBidi" w:cstheme="majorBidi"/>
          <w:sz w:val="24"/>
          <w:szCs w:val="24"/>
        </w:rPr>
        <w:t xml:space="preserve">I also evaluated the time the data takes to back up and restore the database. </w:t>
      </w:r>
      <w:r w:rsidR="000806E2" w:rsidRPr="006906D6">
        <w:rPr>
          <w:rFonts w:asciiTheme="majorBidi" w:hAnsiTheme="majorBidi" w:cstheme="majorBidi"/>
          <w:sz w:val="24"/>
          <w:szCs w:val="24"/>
        </w:rPr>
        <w:t xml:space="preserve">I also </w:t>
      </w:r>
      <w:r w:rsidR="00DE02D4" w:rsidRPr="006906D6">
        <w:rPr>
          <w:rFonts w:asciiTheme="majorBidi" w:hAnsiTheme="majorBidi" w:cstheme="majorBidi"/>
          <w:sz w:val="24"/>
          <w:szCs w:val="24"/>
        </w:rPr>
        <w:t>check</w:t>
      </w:r>
      <w:r w:rsidR="000806E2" w:rsidRPr="006906D6">
        <w:rPr>
          <w:rFonts w:asciiTheme="majorBidi" w:hAnsiTheme="majorBidi" w:cstheme="majorBidi"/>
          <w:sz w:val="24"/>
          <w:szCs w:val="24"/>
        </w:rPr>
        <w:t>ed</w:t>
      </w:r>
      <w:r w:rsidR="00DE02D4" w:rsidRPr="006906D6">
        <w:rPr>
          <w:rFonts w:asciiTheme="majorBidi" w:hAnsiTheme="majorBidi" w:cstheme="majorBidi"/>
          <w:sz w:val="24"/>
          <w:szCs w:val="24"/>
        </w:rPr>
        <w:t xml:space="preserve"> that the entered data </w:t>
      </w:r>
      <w:r w:rsidR="00461CE6" w:rsidRPr="006906D6">
        <w:rPr>
          <w:rFonts w:asciiTheme="majorBidi" w:hAnsiTheme="majorBidi" w:cstheme="majorBidi"/>
          <w:sz w:val="24"/>
          <w:szCs w:val="24"/>
        </w:rPr>
        <w:t>matched</w:t>
      </w:r>
      <w:r w:rsidR="000806E2" w:rsidRPr="006906D6">
        <w:rPr>
          <w:rFonts w:asciiTheme="majorBidi" w:hAnsiTheme="majorBidi" w:cstheme="majorBidi"/>
          <w:sz w:val="24"/>
          <w:szCs w:val="24"/>
        </w:rPr>
        <w:t xml:space="preserve"> the data type specified for each entity</w:t>
      </w:r>
      <w:r w:rsidR="00E867D4" w:rsidRPr="006906D6">
        <w:rPr>
          <w:rFonts w:asciiTheme="majorBidi" w:hAnsiTheme="majorBidi" w:cstheme="majorBidi"/>
          <w:sz w:val="24"/>
          <w:szCs w:val="24"/>
        </w:rPr>
        <w:t xml:space="preserve">, the constraint given, and the relationships preventing any errors like unmatching data types, or other issues </w:t>
      </w:r>
      <w:r w:rsidR="005B6A8F" w:rsidRPr="006906D6">
        <w:rPr>
          <w:rFonts w:asciiTheme="majorBidi" w:hAnsiTheme="majorBidi" w:cstheme="majorBidi"/>
          <w:sz w:val="24"/>
          <w:szCs w:val="24"/>
        </w:rPr>
        <w:t xml:space="preserve">like incorrect data selection, insertion, or deletion. </w:t>
      </w:r>
      <w:r w:rsidR="00E97B13" w:rsidRPr="006906D6">
        <w:rPr>
          <w:rFonts w:asciiTheme="majorBidi" w:hAnsiTheme="majorBidi" w:cstheme="majorBidi"/>
          <w:sz w:val="24"/>
          <w:szCs w:val="24"/>
        </w:rPr>
        <w:t xml:space="preserve">I made the project reliable, </w:t>
      </w:r>
      <w:r w:rsidR="00461CE6" w:rsidRPr="006906D6">
        <w:rPr>
          <w:rFonts w:asciiTheme="majorBidi" w:hAnsiTheme="majorBidi" w:cstheme="majorBidi"/>
          <w:sz w:val="24"/>
          <w:szCs w:val="24"/>
        </w:rPr>
        <w:t>cost-efficient</w:t>
      </w:r>
      <w:r w:rsidR="00E97B13" w:rsidRPr="006906D6">
        <w:rPr>
          <w:rFonts w:asciiTheme="majorBidi" w:hAnsiTheme="majorBidi" w:cstheme="majorBidi"/>
          <w:sz w:val="24"/>
          <w:szCs w:val="24"/>
        </w:rPr>
        <w:t>, and scalable.</w:t>
      </w:r>
    </w:p>
    <w:p w14:paraId="5FCBB56A" w14:textId="500EEDE8" w:rsidR="00D30732" w:rsidRPr="006906D6" w:rsidRDefault="00BF6C9D" w:rsidP="00305A5D">
      <w:pPr>
        <w:rPr>
          <w:rFonts w:asciiTheme="majorBidi" w:hAnsiTheme="majorBidi" w:cstheme="majorBidi"/>
          <w:sz w:val="24"/>
          <w:szCs w:val="24"/>
        </w:rPr>
      </w:pPr>
      <w:r w:rsidRPr="006906D6">
        <w:rPr>
          <w:rFonts w:asciiTheme="majorBidi" w:hAnsiTheme="majorBidi" w:cstheme="majorBidi"/>
          <w:sz w:val="24"/>
          <w:szCs w:val="24"/>
        </w:rPr>
        <w:t xml:space="preserve">I faced multiple issues while testing my database such as incorrect foreign key constraint which led to many issues that wasted a lot of my time to fix. There were </w:t>
      </w:r>
      <w:r w:rsidR="00461CE6" w:rsidRPr="006906D6">
        <w:rPr>
          <w:rFonts w:asciiTheme="majorBidi" w:hAnsiTheme="majorBidi" w:cstheme="majorBidi"/>
          <w:sz w:val="24"/>
          <w:szCs w:val="24"/>
        </w:rPr>
        <w:t>errors</w:t>
      </w:r>
      <w:r w:rsidR="00C25848" w:rsidRPr="006906D6">
        <w:rPr>
          <w:rFonts w:asciiTheme="majorBidi" w:hAnsiTheme="majorBidi" w:cstheme="majorBidi"/>
          <w:sz w:val="24"/>
          <w:szCs w:val="24"/>
        </w:rPr>
        <w:t xml:space="preserve"> in the logic of the query such as many incorrect join statements that produced unwanted and incorrect results. </w:t>
      </w:r>
    </w:p>
    <w:p w14:paraId="006F1DC9" w14:textId="6A60EFC7" w:rsidR="00C25848" w:rsidRPr="006906D6" w:rsidRDefault="00C25848" w:rsidP="00305A5D">
      <w:pPr>
        <w:rPr>
          <w:rFonts w:asciiTheme="majorBidi" w:hAnsiTheme="majorBidi" w:cstheme="majorBidi"/>
          <w:sz w:val="24"/>
          <w:szCs w:val="24"/>
        </w:rPr>
      </w:pPr>
      <w:r w:rsidRPr="006906D6">
        <w:rPr>
          <w:rFonts w:asciiTheme="majorBidi" w:hAnsiTheme="majorBidi" w:cstheme="majorBidi"/>
          <w:sz w:val="24"/>
          <w:szCs w:val="24"/>
        </w:rPr>
        <w:t xml:space="preserve">Testing is essential since it helps submit the project with </w:t>
      </w:r>
      <w:r w:rsidR="00461CE6" w:rsidRPr="006906D6">
        <w:rPr>
          <w:rFonts w:asciiTheme="majorBidi" w:hAnsiTheme="majorBidi" w:cstheme="majorBidi"/>
          <w:sz w:val="24"/>
          <w:szCs w:val="24"/>
        </w:rPr>
        <w:t>fewer</w:t>
      </w:r>
      <w:r w:rsidRPr="006906D6">
        <w:rPr>
          <w:rFonts w:asciiTheme="majorBidi" w:hAnsiTheme="majorBidi" w:cstheme="majorBidi"/>
          <w:sz w:val="24"/>
          <w:szCs w:val="24"/>
        </w:rPr>
        <w:t xml:space="preserve"> errors, more security</w:t>
      </w:r>
      <w:r w:rsidR="00461CE6" w:rsidRPr="006906D6">
        <w:rPr>
          <w:rFonts w:asciiTheme="majorBidi" w:hAnsiTheme="majorBidi" w:cstheme="majorBidi"/>
          <w:sz w:val="24"/>
          <w:szCs w:val="24"/>
        </w:rPr>
        <w:t>,</w:t>
      </w:r>
      <w:r w:rsidRPr="006906D6">
        <w:rPr>
          <w:rFonts w:asciiTheme="majorBidi" w:hAnsiTheme="majorBidi" w:cstheme="majorBidi"/>
          <w:sz w:val="24"/>
          <w:szCs w:val="24"/>
        </w:rPr>
        <w:t xml:space="preserve"> and reliability. The process of testing helped me </w:t>
      </w:r>
      <w:r w:rsidR="000109AB" w:rsidRPr="006906D6">
        <w:rPr>
          <w:rFonts w:asciiTheme="majorBidi" w:hAnsiTheme="majorBidi" w:cstheme="majorBidi"/>
          <w:sz w:val="24"/>
          <w:szCs w:val="24"/>
        </w:rPr>
        <w:t>improve the functionality, integrity, security, and performance of the database, now the election system can manage the relationships between voters, candidates, clubs</w:t>
      </w:r>
      <w:r w:rsidR="00461CE6" w:rsidRPr="006906D6">
        <w:rPr>
          <w:rFonts w:asciiTheme="majorBidi" w:hAnsiTheme="majorBidi" w:cstheme="majorBidi"/>
          <w:sz w:val="24"/>
          <w:szCs w:val="24"/>
        </w:rPr>
        <w:t>,</w:t>
      </w:r>
      <w:r w:rsidR="000109AB" w:rsidRPr="006906D6">
        <w:rPr>
          <w:rFonts w:asciiTheme="majorBidi" w:hAnsiTheme="majorBidi" w:cstheme="majorBidi"/>
          <w:sz w:val="24"/>
          <w:szCs w:val="24"/>
        </w:rPr>
        <w:t xml:space="preserve"> and teachers while maintaining the data integrity as required. </w:t>
      </w:r>
    </w:p>
    <w:p w14:paraId="60E77B47" w14:textId="77777777" w:rsidR="00D30732" w:rsidRPr="006906D6" w:rsidRDefault="00D30732" w:rsidP="00305A5D">
      <w:pPr>
        <w:rPr>
          <w:rFonts w:asciiTheme="majorBidi" w:hAnsiTheme="majorBidi" w:cstheme="majorBidi"/>
          <w:sz w:val="24"/>
          <w:szCs w:val="24"/>
        </w:rPr>
      </w:pPr>
    </w:p>
    <w:p w14:paraId="6F15AFE2" w14:textId="77777777" w:rsidR="00D30732" w:rsidRPr="006906D6" w:rsidRDefault="00D30732" w:rsidP="00305A5D">
      <w:pPr>
        <w:rPr>
          <w:rFonts w:asciiTheme="majorBidi" w:hAnsiTheme="majorBidi" w:cstheme="majorBidi"/>
          <w:sz w:val="24"/>
          <w:szCs w:val="24"/>
        </w:rPr>
      </w:pPr>
    </w:p>
    <w:p w14:paraId="59955984" w14:textId="77777777" w:rsidR="00D30732" w:rsidRPr="006906D6" w:rsidRDefault="00D30732" w:rsidP="00305A5D">
      <w:pPr>
        <w:rPr>
          <w:rFonts w:asciiTheme="majorBidi" w:hAnsiTheme="majorBidi" w:cstheme="majorBidi"/>
          <w:sz w:val="24"/>
          <w:szCs w:val="24"/>
        </w:rPr>
      </w:pPr>
    </w:p>
    <w:p w14:paraId="30D08763" w14:textId="77777777" w:rsidR="00D30732" w:rsidRPr="006906D6" w:rsidRDefault="00D30732" w:rsidP="00305A5D">
      <w:pPr>
        <w:rPr>
          <w:rFonts w:asciiTheme="majorBidi" w:hAnsiTheme="majorBidi" w:cstheme="majorBidi"/>
          <w:sz w:val="24"/>
          <w:szCs w:val="24"/>
        </w:rPr>
      </w:pPr>
    </w:p>
    <w:p w14:paraId="0092A9AB" w14:textId="77777777" w:rsidR="00D30732" w:rsidRPr="006906D6" w:rsidRDefault="00D30732" w:rsidP="00305A5D">
      <w:pPr>
        <w:rPr>
          <w:rFonts w:asciiTheme="majorBidi" w:hAnsiTheme="majorBidi" w:cstheme="majorBidi"/>
          <w:sz w:val="24"/>
          <w:szCs w:val="24"/>
        </w:rPr>
      </w:pPr>
    </w:p>
    <w:p w14:paraId="3448251A" w14:textId="77777777" w:rsidR="00D30732" w:rsidRPr="006906D6" w:rsidRDefault="00D30732" w:rsidP="00305A5D">
      <w:pPr>
        <w:rPr>
          <w:rFonts w:asciiTheme="majorBidi" w:hAnsiTheme="majorBidi" w:cstheme="majorBidi"/>
          <w:sz w:val="24"/>
          <w:szCs w:val="24"/>
        </w:rPr>
      </w:pPr>
    </w:p>
    <w:p w14:paraId="012C262A" w14:textId="74708CDF" w:rsidR="000109AB" w:rsidRPr="006906D6" w:rsidRDefault="00802226" w:rsidP="00745753">
      <w:pPr>
        <w:pStyle w:val="Heading1"/>
        <w:rPr>
          <w:rFonts w:asciiTheme="majorBidi" w:hAnsiTheme="majorBidi"/>
          <w:sz w:val="24"/>
          <w:szCs w:val="24"/>
        </w:rPr>
      </w:pPr>
      <w:bookmarkStart w:id="20" w:name="_Toc176174706"/>
      <w:r w:rsidRPr="006906D6">
        <w:rPr>
          <w:rFonts w:asciiTheme="majorBidi" w:hAnsiTheme="majorBidi"/>
          <w:sz w:val="24"/>
          <w:szCs w:val="24"/>
        </w:rPr>
        <w:lastRenderedPageBreak/>
        <w:t>Evaluation</w:t>
      </w:r>
      <w:r w:rsidR="00D63D7B" w:rsidRPr="006906D6">
        <w:rPr>
          <w:rFonts w:asciiTheme="majorBidi" w:hAnsiTheme="majorBidi"/>
          <w:sz w:val="24"/>
          <w:szCs w:val="24"/>
        </w:rPr>
        <w:t xml:space="preserve"> of database solution</w:t>
      </w:r>
      <w:bookmarkEnd w:id="20"/>
    </w:p>
    <w:p w14:paraId="065E5914" w14:textId="6AC4F349" w:rsidR="00D207A5" w:rsidRPr="006906D6" w:rsidRDefault="00802226" w:rsidP="00D276D7">
      <w:pPr>
        <w:pStyle w:val="Heading2"/>
        <w:rPr>
          <w:rFonts w:asciiTheme="majorBidi" w:hAnsiTheme="majorBidi"/>
          <w:sz w:val="24"/>
          <w:szCs w:val="24"/>
        </w:rPr>
      </w:pPr>
      <w:bookmarkStart w:id="21" w:name="_Toc176174707"/>
      <w:r w:rsidRPr="006906D6">
        <w:rPr>
          <w:rFonts w:asciiTheme="majorBidi" w:hAnsiTheme="majorBidi"/>
          <w:sz w:val="24"/>
          <w:szCs w:val="24"/>
        </w:rPr>
        <w:t>Effectiveness of the database</w:t>
      </w:r>
      <w:r w:rsidR="00266B82" w:rsidRPr="006906D6">
        <w:rPr>
          <w:rFonts w:asciiTheme="majorBidi" w:hAnsiTheme="majorBidi"/>
          <w:sz w:val="24"/>
          <w:szCs w:val="24"/>
        </w:rPr>
        <w:t xml:space="preserve"> solution</w:t>
      </w:r>
      <w:r w:rsidRPr="006906D6">
        <w:rPr>
          <w:rFonts w:asciiTheme="majorBidi" w:hAnsiTheme="majorBidi"/>
          <w:sz w:val="24"/>
          <w:szCs w:val="24"/>
        </w:rPr>
        <w:t xml:space="preserve"> b</w:t>
      </w:r>
      <w:r w:rsidR="00D207A5" w:rsidRPr="006906D6">
        <w:rPr>
          <w:rFonts w:asciiTheme="majorBidi" w:hAnsiTheme="majorBidi"/>
          <w:sz w:val="24"/>
          <w:szCs w:val="24"/>
        </w:rPr>
        <w:t>ased on user and system requirement</w:t>
      </w:r>
      <w:bookmarkEnd w:id="21"/>
    </w:p>
    <w:p w14:paraId="44FBF968" w14:textId="77777777" w:rsidR="00182455" w:rsidRPr="006906D6" w:rsidRDefault="00182455" w:rsidP="00182455">
      <w:pPr>
        <w:rPr>
          <w:rFonts w:asciiTheme="majorBidi" w:hAnsiTheme="majorBidi" w:cstheme="majorBidi"/>
          <w:sz w:val="24"/>
          <w:szCs w:val="24"/>
        </w:rPr>
      </w:pPr>
    </w:p>
    <w:p w14:paraId="6BD5921F" w14:textId="6A85C705" w:rsidR="00143FB8" w:rsidRPr="006906D6" w:rsidRDefault="00182455" w:rsidP="00143FB8">
      <w:pPr>
        <w:rPr>
          <w:rFonts w:asciiTheme="majorBidi" w:hAnsiTheme="majorBidi" w:cstheme="majorBidi"/>
          <w:sz w:val="24"/>
          <w:szCs w:val="24"/>
        </w:rPr>
      </w:pPr>
      <w:r w:rsidRPr="006906D6">
        <w:rPr>
          <w:rFonts w:asciiTheme="majorBidi" w:hAnsiTheme="majorBidi" w:cstheme="majorBidi"/>
          <w:sz w:val="24"/>
          <w:szCs w:val="24"/>
        </w:rPr>
        <w:t>The database</w:t>
      </w:r>
      <w:r w:rsidR="003E2AB0" w:rsidRPr="006906D6">
        <w:rPr>
          <w:rFonts w:asciiTheme="majorBidi" w:hAnsiTheme="majorBidi" w:cstheme="majorBidi"/>
          <w:sz w:val="24"/>
          <w:szCs w:val="24"/>
        </w:rPr>
        <w:t xml:space="preserve"> was </w:t>
      </w:r>
      <w:r w:rsidR="006A7B0C" w:rsidRPr="006906D6">
        <w:rPr>
          <w:rFonts w:asciiTheme="majorBidi" w:hAnsiTheme="majorBidi" w:cstheme="majorBidi"/>
          <w:sz w:val="24"/>
          <w:szCs w:val="24"/>
        </w:rPr>
        <w:t>effectively</w:t>
      </w:r>
      <w:r w:rsidR="003E2AB0" w:rsidRPr="006906D6">
        <w:rPr>
          <w:rFonts w:asciiTheme="majorBidi" w:hAnsiTheme="majorBidi" w:cstheme="majorBidi"/>
          <w:sz w:val="24"/>
          <w:szCs w:val="24"/>
        </w:rPr>
        <w:t xml:space="preserve"> implemented to </w:t>
      </w:r>
      <w:r w:rsidR="006A7B0C" w:rsidRPr="006906D6">
        <w:rPr>
          <w:rFonts w:asciiTheme="majorBidi" w:hAnsiTheme="majorBidi" w:cstheme="majorBidi"/>
          <w:sz w:val="24"/>
          <w:szCs w:val="24"/>
        </w:rPr>
        <w:t>meet</w:t>
      </w:r>
      <w:r w:rsidR="003E2AB0" w:rsidRPr="006906D6">
        <w:rPr>
          <w:rFonts w:asciiTheme="majorBidi" w:hAnsiTheme="majorBidi" w:cstheme="majorBidi"/>
          <w:sz w:val="24"/>
          <w:szCs w:val="24"/>
        </w:rPr>
        <w:t xml:space="preserve"> the </w:t>
      </w:r>
      <w:r w:rsidR="006A7B0C" w:rsidRPr="006906D6">
        <w:rPr>
          <w:rFonts w:asciiTheme="majorBidi" w:hAnsiTheme="majorBidi" w:cstheme="majorBidi"/>
          <w:sz w:val="24"/>
          <w:szCs w:val="24"/>
        </w:rPr>
        <w:t>chosen</w:t>
      </w:r>
      <w:r w:rsidR="003E2AB0" w:rsidRPr="006906D6">
        <w:rPr>
          <w:rFonts w:asciiTheme="majorBidi" w:hAnsiTheme="majorBidi" w:cstheme="majorBidi"/>
          <w:sz w:val="24"/>
          <w:szCs w:val="24"/>
        </w:rPr>
        <w:t xml:space="preserve"> </w:t>
      </w:r>
      <w:proofErr w:type="gramStart"/>
      <w:r w:rsidR="003E2AB0" w:rsidRPr="006906D6">
        <w:rPr>
          <w:rFonts w:asciiTheme="majorBidi" w:hAnsiTheme="majorBidi" w:cstheme="majorBidi"/>
          <w:sz w:val="24"/>
          <w:szCs w:val="24"/>
        </w:rPr>
        <w:t>entities</w:t>
      </w:r>
      <w:r w:rsidR="006A7B0C" w:rsidRPr="006906D6">
        <w:rPr>
          <w:rFonts w:asciiTheme="majorBidi" w:hAnsiTheme="majorBidi" w:cstheme="majorBidi"/>
          <w:sz w:val="24"/>
          <w:szCs w:val="24"/>
        </w:rPr>
        <w:t>’</w:t>
      </w:r>
      <w:proofErr w:type="gramEnd"/>
      <w:r w:rsidR="006A7B0C" w:rsidRPr="006906D6">
        <w:rPr>
          <w:rFonts w:asciiTheme="majorBidi" w:hAnsiTheme="majorBidi" w:cstheme="majorBidi"/>
          <w:sz w:val="24"/>
          <w:szCs w:val="24"/>
        </w:rPr>
        <w:t xml:space="preserve"> </w:t>
      </w:r>
      <w:r w:rsidR="003E2AB0" w:rsidRPr="006906D6">
        <w:rPr>
          <w:rFonts w:asciiTheme="majorBidi" w:hAnsiTheme="majorBidi" w:cstheme="majorBidi"/>
          <w:sz w:val="24"/>
          <w:szCs w:val="24"/>
        </w:rPr>
        <w:t>decided upon</w:t>
      </w:r>
      <w:r w:rsidR="006A7B0C" w:rsidRPr="006906D6">
        <w:rPr>
          <w:rFonts w:asciiTheme="majorBidi" w:hAnsiTheme="majorBidi" w:cstheme="majorBidi"/>
          <w:sz w:val="24"/>
          <w:szCs w:val="24"/>
        </w:rPr>
        <w:t>,</w:t>
      </w:r>
      <w:r w:rsidR="003E2AB0" w:rsidRPr="006906D6">
        <w:rPr>
          <w:rFonts w:asciiTheme="majorBidi" w:hAnsiTheme="majorBidi" w:cstheme="majorBidi"/>
          <w:sz w:val="24"/>
          <w:szCs w:val="24"/>
        </w:rPr>
        <w:t xml:space="preserve"> </w:t>
      </w:r>
      <w:r w:rsidRPr="006906D6">
        <w:rPr>
          <w:rFonts w:asciiTheme="majorBidi" w:hAnsiTheme="majorBidi" w:cstheme="majorBidi"/>
          <w:sz w:val="24"/>
          <w:szCs w:val="24"/>
        </w:rPr>
        <w:t>me</w:t>
      </w:r>
      <w:r w:rsidR="006A7B0C" w:rsidRPr="006906D6">
        <w:rPr>
          <w:rFonts w:asciiTheme="majorBidi" w:hAnsiTheme="majorBidi" w:cstheme="majorBidi"/>
          <w:sz w:val="24"/>
          <w:szCs w:val="24"/>
        </w:rPr>
        <w:t>eting both</w:t>
      </w:r>
      <w:r w:rsidRPr="006906D6">
        <w:rPr>
          <w:rFonts w:asciiTheme="majorBidi" w:hAnsiTheme="majorBidi" w:cstheme="majorBidi"/>
          <w:sz w:val="24"/>
          <w:szCs w:val="24"/>
        </w:rPr>
        <w:t xml:space="preserve"> user and system </w:t>
      </w:r>
      <w:r w:rsidR="00AA2520" w:rsidRPr="006906D6">
        <w:rPr>
          <w:rFonts w:asciiTheme="majorBidi" w:hAnsiTheme="majorBidi" w:cstheme="majorBidi"/>
          <w:sz w:val="24"/>
          <w:szCs w:val="24"/>
        </w:rPr>
        <w:t>requirements</w:t>
      </w:r>
      <w:r w:rsidRPr="006906D6">
        <w:rPr>
          <w:rFonts w:asciiTheme="majorBidi" w:hAnsiTheme="majorBidi" w:cstheme="majorBidi"/>
          <w:sz w:val="24"/>
          <w:szCs w:val="24"/>
        </w:rPr>
        <w:t xml:space="preserve">, </w:t>
      </w:r>
      <w:r w:rsidR="006A7B0C" w:rsidRPr="006906D6">
        <w:rPr>
          <w:rFonts w:asciiTheme="majorBidi" w:hAnsiTheme="majorBidi" w:cstheme="majorBidi"/>
          <w:sz w:val="24"/>
          <w:szCs w:val="24"/>
        </w:rPr>
        <w:t>en</w:t>
      </w:r>
      <w:r w:rsidR="005A3322" w:rsidRPr="006906D6">
        <w:rPr>
          <w:rFonts w:asciiTheme="majorBidi" w:hAnsiTheme="majorBidi" w:cstheme="majorBidi"/>
          <w:sz w:val="24"/>
          <w:szCs w:val="24"/>
        </w:rPr>
        <w:t>suring a secure</w:t>
      </w:r>
      <w:r w:rsidR="00DE601D" w:rsidRPr="006906D6">
        <w:rPr>
          <w:rFonts w:asciiTheme="majorBidi" w:hAnsiTheme="majorBidi" w:cstheme="majorBidi"/>
          <w:sz w:val="24"/>
          <w:szCs w:val="24"/>
        </w:rPr>
        <w:t xml:space="preserve">, and maintainable </w:t>
      </w:r>
      <w:r w:rsidR="005A3322" w:rsidRPr="006906D6">
        <w:rPr>
          <w:rFonts w:asciiTheme="majorBidi" w:hAnsiTheme="majorBidi" w:cstheme="majorBidi"/>
          <w:sz w:val="24"/>
          <w:szCs w:val="24"/>
        </w:rPr>
        <w:t xml:space="preserve">system </w:t>
      </w:r>
      <w:r w:rsidR="00DE601D" w:rsidRPr="006906D6">
        <w:rPr>
          <w:rFonts w:asciiTheme="majorBidi" w:hAnsiTheme="majorBidi" w:cstheme="majorBidi"/>
          <w:sz w:val="24"/>
          <w:szCs w:val="24"/>
        </w:rPr>
        <w:t>for user</w:t>
      </w:r>
      <w:r w:rsidR="005A3322" w:rsidRPr="006906D6">
        <w:rPr>
          <w:rFonts w:asciiTheme="majorBidi" w:hAnsiTheme="majorBidi" w:cstheme="majorBidi"/>
          <w:sz w:val="24"/>
          <w:szCs w:val="24"/>
        </w:rPr>
        <w:t>s</w:t>
      </w:r>
      <w:r w:rsidR="00AA2520" w:rsidRPr="006906D6">
        <w:rPr>
          <w:rFonts w:asciiTheme="majorBidi" w:hAnsiTheme="majorBidi" w:cstheme="majorBidi"/>
          <w:sz w:val="24"/>
          <w:szCs w:val="24"/>
        </w:rPr>
        <w:t xml:space="preserve">. </w:t>
      </w:r>
      <w:r w:rsidR="00143FB8" w:rsidRPr="006906D6">
        <w:rPr>
          <w:rFonts w:asciiTheme="majorBidi" w:hAnsiTheme="majorBidi" w:cstheme="majorBidi"/>
          <w:sz w:val="24"/>
          <w:szCs w:val="24"/>
        </w:rPr>
        <w:t xml:space="preserve"> I will mention the user </w:t>
      </w:r>
      <w:r w:rsidR="003D1710" w:rsidRPr="006906D6">
        <w:rPr>
          <w:rFonts w:asciiTheme="majorBidi" w:hAnsiTheme="majorBidi" w:cstheme="majorBidi"/>
          <w:sz w:val="24"/>
          <w:szCs w:val="24"/>
        </w:rPr>
        <w:t>requirements</w:t>
      </w:r>
      <w:r w:rsidR="00143FB8" w:rsidRPr="006906D6">
        <w:rPr>
          <w:rFonts w:asciiTheme="majorBidi" w:hAnsiTheme="majorBidi" w:cstheme="majorBidi"/>
          <w:sz w:val="24"/>
          <w:szCs w:val="24"/>
        </w:rPr>
        <w:t xml:space="preserve"> of each entity and how they were implemented throughout the system: </w:t>
      </w:r>
    </w:p>
    <w:p w14:paraId="543A3D15" w14:textId="3D23C153" w:rsidR="00143FB8" w:rsidRPr="006906D6" w:rsidRDefault="005A3322" w:rsidP="00063A04">
      <w:pPr>
        <w:rPr>
          <w:rFonts w:asciiTheme="majorBidi" w:hAnsiTheme="majorBidi" w:cstheme="majorBidi"/>
          <w:sz w:val="24"/>
          <w:szCs w:val="24"/>
          <w:lang w:val="en-US"/>
        </w:rPr>
      </w:pPr>
      <w:r w:rsidRPr="006906D6">
        <w:rPr>
          <w:rFonts w:asciiTheme="majorBidi" w:hAnsiTheme="majorBidi" w:cstheme="majorBidi"/>
          <w:sz w:val="24"/>
          <w:szCs w:val="24"/>
          <w:lang w:val="en-US"/>
        </w:rPr>
        <w:t>According to</w:t>
      </w:r>
      <w:r w:rsidR="005E1CB2" w:rsidRPr="006906D6">
        <w:rPr>
          <w:rFonts w:asciiTheme="majorBidi" w:hAnsiTheme="majorBidi" w:cstheme="majorBidi"/>
          <w:sz w:val="24"/>
          <w:szCs w:val="24"/>
          <w:lang w:val="en-US"/>
        </w:rPr>
        <w:t xml:space="preserve"> the teachers’ requirements,</w:t>
      </w:r>
      <w:r w:rsidR="00143FB8" w:rsidRPr="006906D6">
        <w:rPr>
          <w:rFonts w:asciiTheme="majorBidi" w:hAnsiTheme="majorBidi" w:cstheme="majorBidi"/>
          <w:sz w:val="24"/>
          <w:szCs w:val="24"/>
          <w:lang w:val="en-US"/>
        </w:rPr>
        <w:t xml:space="preserve"> in the development phase</w:t>
      </w:r>
      <w:r w:rsidR="005C75FF" w:rsidRPr="006906D6">
        <w:rPr>
          <w:rFonts w:asciiTheme="majorBidi" w:hAnsiTheme="majorBidi" w:cstheme="majorBidi"/>
          <w:sz w:val="24"/>
          <w:szCs w:val="24"/>
          <w:lang w:val="en-US"/>
        </w:rPr>
        <w:t>,</w:t>
      </w:r>
      <w:r w:rsidR="00143FB8" w:rsidRPr="006906D6">
        <w:rPr>
          <w:rFonts w:asciiTheme="majorBidi" w:hAnsiTheme="majorBidi" w:cstheme="majorBidi"/>
          <w:sz w:val="24"/>
          <w:szCs w:val="24"/>
          <w:lang w:val="en-US"/>
        </w:rPr>
        <w:t xml:space="preserve"> a user was created </w:t>
      </w:r>
      <w:r w:rsidR="00260564" w:rsidRPr="006906D6">
        <w:rPr>
          <w:rFonts w:asciiTheme="majorBidi" w:hAnsiTheme="majorBidi" w:cstheme="majorBidi"/>
          <w:sz w:val="24"/>
          <w:szCs w:val="24"/>
          <w:lang w:val="en-US"/>
        </w:rPr>
        <w:t>for</w:t>
      </w:r>
      <w:r w:rsidR="00143FB8" w:rsidRPr="006906D6">
        <w:rPr>
          <w:rFonts w:asciiTheme="majorBidi" w:hAnsiTheme="majorBidi" w:cstheme="majorBidi"/>
          <w:sz w:val="24"/>
          <w:szCs w:val="24"/>
          <w:lang w:val="en-US"/>
        </w:rPr>
        <w:t xml:space="preserve"> them to be able to view the tables based on the privileges and the tables they were given access to</w:t>
      </w:r>
      <w:r w:rsidR="00260564" w:rsidRPr="006906D6">
        <w:rPr>
          <w:rFonts w:asciiTheme="majorBidi" w:hAnsiTheme="majorBidi" w:cstheme="majorBidi"/>
          <w:sz w:val="24"/>
          <w:szCs w:val="24"/>
          <w:lang w:val="en-US"/>
        </w:rPr>
        <w:t xml:space="preserve"> (T1)</w:t>
      </w:r>
      <w:r w:rsidR="00143FB8" w:rsidRPr="006906D6">
        <w:rPr>
          <w:rFonts w:asciiTheme="majorBidi" w:hAnsiTheme="majorBidi" w:cstheme="majorBidi"/>
          <w:sz w:val="24"/>
          <w:szCs w:val="24"/>
          <w:lang w:val="en-US"/>
        </w:rPr>
        <w:t xml:space="preserve">. </w:t>
      </w:r>
      <w:r w:rsidR="00260564" w:rsidRPr="006906D6">
        <w:rPr>
          <w:rFonts w:asciiTheme="majorBidi" w:hAnsiTheme="majorBidi" w:cstheme="majorBidi"/>
          <w:sz w:val="24"/>
          <w:szCs w:val="24"/>
          <w:lang w:val="en-US"/>
        </w:rPr>
        <w:t xml:space="preserve">Based on the </w:t>
      </w:r>
      <w:r w:rsidR="003D1710" w:rsidRPr="006906D6">
        <w:rPr>
          <w:rFonts w:asciiTheme="majorBidi" w:hAnsiTheme="majorBidi" w:cstheme="majorBidi"/>
          <w:sz w:val="24"/>
          <w:szCs w:val="24"/>
          <w:lang w:val="en-US"/>
        </w:rPr>
        <w:t>requirements</w:t>
      </w:r>
      <w:r w:rsidR="00260564" w:rsidRPr="006906D6">
        <w:rPr>
          <w:rFonts w:asciiTheme="majorBidi" w:hAnsiTheme="majorBidi" w:cstheme="majorBidi"/>
          <w:sz w:val="24"/>
          <w:szCs w:val="24"/>
          <w:lang w:val="en-US"/>
        </w:rPr>
        <w:t xml:space="preserve"> (</w:t>
      </w:r>
      <w:r w:rsidR="003D68C7" w:rsidRPr="006906D6">
        <w:rPr>
          <w:rFonts w:asciiTheme="majorBidi" w:hAnsiTheme="majorBidi" w:cstheme="majorBidi"/>
          <w:sz w:val="24"/>
          <w:szCs w:val="24"/>
          <w:lang w:val="en-US"/>
        </w:rPr>
        <w:t>T2</w:t>
      </w:r>
      <w:r w:rsidR="003D1710" w:rsidRPr="006906D6">
        <w:rPr>
          <w:rFonts w:asciiTheme="majorBidi" w:hAnsiTheme="majorBidi" w:cstheme="majorBidi"/>
          <w:sz w:val="24"/>
          <w:szCs w:val="24"/>
          <w:lang w:val="en-US"/>
        </w:rPr>
        <w:t xml:space="preserve"> &amp; T3</w:t>
      </w:r>
      <w:r w:rsidR="003D68C7" w:rsidRPr="006906D6">
        <w:rPr>
          <w:rFonts w:asciiTheme="majorBidi" w:hAnsiTheme="majorBidi" w:cstheme="majorBidi"/>
          <w:sz w:val="24"/>
          <w:szCs w:val="24"/>
          <w:lang w:val="en-US"/>
        </w:rPr>
        <w:t>) t</w:t>
      </w:r>
      <w:r w:rsidR="00413F9A" w:rsidRPr="006906D6">
        <w:rPr>
          <w:rFonts w:asciiTheme="majorBidi" w:hAnsiTheme="majorBidi" w:cstheme="majorBidi"/>
          <w:sz w:val="24"/>
          <w:szCs w:val="24"/>
          <w:lang w:val="en-US"/>
        </w:rPr>
        <w:t xml:space="preserve">he teachers </w:t>
      </w:r>
      <w:r w:rsidR="003D68C7" w:rsidRPr="006906D6">
        <w:rPr>
          <w:rFonts w:asciiTheme="majorBidi" w:hAnsiTheme="majorBidi" w:cstheme="majorBidi"/>
          <w:sz w:val="24"/>
          <w:szCs w:val="24"/>
          <w:lang w:val="en-US"/>
        </w:rPr>
        <w:t xml:space="preserve">were able to generate reports and view </w:t>
      </w:r>
      <w:r w:rsidR="00260564" w:rsidRPr="006906D6">
        <w:rPr>
          <w:rFonts w:asciiTheme="majorBidi" w:hAnsiTheme="majorBidi" w:cstheme="majorBidi"/>
          <w:sz w:val="24"/>
          <w:szCs w:val="24"/>
          <w:lang w:val="en-US"/>
        </w:rPr>
        <w:t>the clubs they were responsible for</w:t>
      </w:r>
      <w:r w:rsidR="003D1710" w:rsidRPr="006906D6">
        <w:rPr>
          <w:rFonts w:asciiTheme="majorBidi" w:hAnsiTheme="majorBidi" w:cstheme="majorBidi"/>
          <w:sz w:val="24"/>
          <w:szCs w:val="24"/>
          <w:lang w:val="en-US"/>
        </w:rPr>
        <w:t xml:space="preserve">, </w:t>
      </w:r>
      <w:r w:rsidR="00260564" w:rsidRPr="006906D6">
        <w:rPr>
          <w:rFonts w:asciiTheme="majorBidi" w:hAnsiTheme="majorBidi" w:cstheme="majorBidi"/>
          <w:sz w:val="24"/>
          <w:szCs w:val="24"/>
          <w:lang w:val="en-US"/>
        </w:rPr>
        <w:t>the candidates they were</w:t>
      </w:r>
      <w:r w:rsidR="00413F9A" w:rsidRPr="006906D6">
        <w:rPr>
          <w:rFonts w:asciiTheme="majorBidi" w:hAnsiTheme="majorBidi" w:cstheme="majorBidi"/>
          <w:sz w:val="24"/>
          <w:szCs w:val="24"/>
          <w:lang w:val="en-US"/>
        </w:rPr>
        <w:t xml:space="preserve"> mentoring</w:t>
      </w:r>
      <w:r w:rsidR="003D1710" w:rsidRPr="006906D6">
        <w:rPr>
          <w:rFonts w:asciiTheme="majorBidi" w:hAnsiTheme="majorBidi" w:cstheme="majorBidi"/>
          <w:sz w:val="24"/>
          <w:szCs w:val="24"/>
          <w:lang w:val="en-US"/>
        </w:rPr>
        <w:t>, and the votes that each candidate got</w:t>
      </w:r>
      <w:r w:rsidR="00413F9A" w:rsidRPr="006906D6">
        <w:rPr>
          <w:rFonts w:asciiTheme="majorBidi" w:hAnsiTheme="majorBidi" w:cstheme="majorBidi"/>
          <w:sz w:val="24"/>
          <w:szCs w:val="24"/>
          <w:lang w:val="en-US"/>
        </w:rPr>
        <w:t xml:space="preserve">. They are granted access to the candidates, voters, </w:t>
      </w:r>
      <w:r w:rsidR="003D1710" w:rsidRPr="006906D6">
        <w:rPr>
          <w:rFonts w:asciiTheme="majorBidi" w:hAnsiTheme="majorBidi" w:cstheme="majorBidi"/>
          <w:sz w:val="24"/>
          <w:szCs w:val="24"/>
          <w:lang w:val="en-US"/>
        </w:rPr>
        <w:t xml:space="preserve">and </w:t>
      </w:r>
      <w:r w:rsidR="00413F9A" w:rsidRPr="006906D6">
        <w:rPr>
          <w:rFonts w:asciiTheme="majorBidi" w:hAnsiTheme="majorBidi" w:cstheme="majorBidi"/>
          <w:sz w:val="24"/>
          <w:szCs w:val="24"/>
          <w:lang w:val="en-US"/>
        </w:rPr>
        <w:t>vote</w:t>
      </w:r>
      <w:r w:rsidR="00BC5C36" w:rsidRPr="006906D6">
        <w:rPr>
          <w:rFonts w:asciiTheme="majorBidi" w:hAnsiTheme="majorBidi" w:cstheme="majorBidi"/>
          <w:sz w:val="24"/>
          <w:szCs w:val="24"/>
          <w:lang w:val="en-US"/>
        </w:rPr>
        <w:t>s</w:t>
      </w:r>
      <w:r w:rsidR="003D1710" w:rsidRPr="006906D6">
        <w:rPr>
          <w:rFonts w:asciiTheme="majorBidi" w:hAnsiTheme="majorBidi" w:cstheme="majorBidi"/>
          <w:sz w:val="24"/>
          <w:szCs w:val="24"/>
          <w:lang w:val="en-US"/>
        </w:rPr>
        <w:t xml:space="preserve"> </w:t>
      </w:r>
      <w:r w:rsidR="00BC5C36" w:rsidRPr="006906D6">
        <w:rPr>
          <w:rFonts w:asciiTheme="majorBidi" w:hAnsiTheme="majorBidi" w:cstheme="majorBidi"/>
          <w:sz w:val="24"/>
          <w:szCs w:val="24"/>
          <w:lang w:val="en-US"/>
        </w:rPr>
        <w:t>tables</w:t>
      </w:r>
      <w:r w:rsidR="003D1710" w:rsidRPr="006906D6">
        <w:rPr>
          <w:rFonts w:asciiTheme="majorBidi" w:hAnsiTheme="majorBidi" w:cstheme="majorBidi"/>
          <w:sz w:val="24"/>
          <w:szCs w:val="24"/>
          <w:lang w:val="en-US"/>
        </w:rPr>
        <w:t>, and d</w:t>
      </w:r>
      <w:r w:rsidR="00BC5C36" w:rsidRPr="006906D6">
        <w:rPr>
          <w:rFonts w:asciiTheme="majorBidi" w:hAnsiTheme="majorBidi" w:cstheme="majorBidi"/>
          <w:sz w:val="24"/>
          <w:szCs w:val="24"/>
          <w:lang w:val="en-US"/>
        </w:rPr>
        <w:t xml:space="preserve">ifferent privileges </w:t>
      </w:r>
      <w:r w:rsidR="003D1710" w:rsidRPr="006906D6">
        <w:rPr>
          <w:rFonts w:asciiTheme="majorBidi" w:hAnsiTheme="majorBidi" w:cstheme="majorBidi"/>
          <w:sz w:val="24"/>
          <w:szCs w:val="24"/>
          <w:lang w:val="en-US"/>
        </w:rPr>
        <w:t>are</w:t>
      </w:r>
      <w:r w:rsidR="00BC5C36" w:rsidRPr="006906D6">
        <w:rPr>
          <w:rFonts w:asciiTheme="majorBidi" w:hAnsiTheme="majorBidi" w:cstheme="majorBidi"/>
          <w:sz w:val="24"/>
          <w:szCs w:val="24"/>
          <w:lang w:val="en-US"/>
        </w:rPr>
        <w:t xml:space="preserve"> given to </w:t>
      </w:r>
      <w:r w:rsidR="003D1710" w:rsidRPr="006906D6">
        <w:rPr>
          <w:rFonts w:asciiTheme="majorBidi" w:hAnsiTheme="majorBidi" w:cstheme="majorBidi"/>
          <w:sz w:val="24"/>
          <w:szCs w:val="24"/>
          <w:lang w:val="en-US"/>
        </w:rPr>
        <w:t xml:space="preserve">the </w:t>
      </w:r>
      <w:r w:rsidR="00BC5C36" w:rsidRPr="006906D6">
        <w:rPr>
          <w:rFonts w:asciiTheme="majorBidi" w:hAnsiTheme="majorBidi" w:cstheme="majorBidi"/>
          <w:sz w:val="24"/>
          <w:szCs w:val="24"/>
          <w:lang w:val="en-US"/>
        </w:rPr>
        <w:t xml:space="preserve">teachers based on the tables they are viewing. </w:t>
      </w:r>
      <w:r w:rsidR="003D1710" w:rsidRPr="006906D6">
        <w:rPr>
          <w:rFonts w:asciiTheme="majorBidi" w:hAnsiTheme="majorBidi" w:cstheme="majorBidi"/>
          <w:sz w:val="24"/>
          <w:szCs w:val="24"/>
          <w:lang w:val="en-US"/>
        </w:rPr>
        <w:t xml:space="preserve"> </w:t>
      </w:r>
    </w:p>
    <w:p w14:paraId="4646D3EC" w14:textId="77777777" w:rsidR="005E1CB2" w:rsidRPr="006906D6" w:rsidRDefault="005E1CB2" w:rsidP="00063A04">
      <w:pPr>
        <w:rPr>
          <w:rFonts w:asciiTheme="majorBidi" w:hAnsiTheme="majorBidi" w:cstheme="majorBidi"/>
          <w:sz w:val="24"/>
          <w:szCs w:val="24"/>
          <w:lang w:val="en-US"/>
        </w:rPr>
      </w:pPr>
    </w:p>
    <w:p w14:paraId="097290B9" w14:textId="52418181" w:rsidR="005E1CB2" w:rsidRPr="006906D6" w:rsidRDefault="005E1CB2" w:rsidP="00063A04">
      <w:pPr>
        <w:rPr>
          <w:rFonts w:asciiTheme="majorBidi" w:hAnsiTheme="majorBidi" w:cstheme="majorBidi"/>
          <w:sz w:val="24"/>
          <w:szCs w:val="24"/>
          <w:lang w:val="en-US"/>
        </w:rPr>
      </w:pPr>
      <w:r w:rsidRPr="006906D6">
        <w:rPr>
          <w:rFonts w:asciiTheme="majorBidi" w:hAnsiTheme="majorBidi" w:cstheme="majorBidi"/>
          <w:sz w:val="24"/>
          <w:szCs w:val="24"/>
          <w:lang w:val="en-US"/>
        </w:rPr>
        <w:t xml:space="preserve">For the candidates, </w:t>
      </w:r>
      <w:r w:rsidR="00F717FD" w:rsidRPr="006906D6">
        <w:rPr>
          <w:rFonts w:asciiTheme="majorBidi" w:hAnsiTheme="majorBidi" w:cstheme="majorBidi"/>
          <w:sz w:val="24"/>
          <w:szCs w:val="24"/>
          <w:lang w:val="en-US"/>
        </w:rPr>
        <w:t>this entity includes attributes, such as their name, ID, and phone number (C1)</w:t>
      </w:r>
      <w:r w:rsidR="008E573A" w:rsidRPr="006906D6">
        <w:rPr>
          <w:rFonts w:asciiTheme="majorBidi" w:hAnsiTheme="majorBidi" w:cstheme="majorBidi"/>
          <w:sz w:val="24"/>
          <w:szCs w:val="24"/>
          <w:lang w:val="en-US"/>
        </w:rPr>
        <w:t xml:space="preserve">. Many tables were added </w:t>
      </w:r>
      <w:proofErr w:type="gramStart"/>
      <w:r w:rsidR="008E573A" w:rsidRPr="006906D6">
        <w:rPr>
          <w:rFonts w:asciiTheme="majorBidi" w:hAnsiTheme="majorBidi" w:cstheme="majorBidi"/>
          <w:sz w:val="24"/>
          <w:szCs w:val="24"/>
          <w:lang w:val="en-US"/>
        </w:rPr>
        <w:t>as a result of</w:t>
      </w:r>
      <w:proofErr w:type="gramEnd"/>
      <w:r w:rsidR="008E573A" w:rsidRPr="006906D6">
        <w:rPr>
          <w:rFonts w:asciiTheme="majorBidi" w:hAnsiTheme="majorBidi" w:cstheme="majorBidi"/>
          <w:sz w:val="24"/>
          <w:szCs w:val="24"/>
          <w:lang w:val="en-US"/>
        </w:rPr>
        <w:t xml:space="preserve"> mapping since </w:t>
      </w:r>
      <w:r w:rsidR="00D551BD" w:rsidRPr="006906D6">
        <w:rPr>
          <w:rFonts w:asciiTheme="majorBidi" w:hAnsiTheme="majorBidi" w:cstheme="majorBidi"/>
          <w:sz w:val="24"/>
          <w:szCs w:val="24"/>
          <w:lang w:val="en-US"/>
        </w:rPr>
        <w:t xml:space="preserve">the </w:t>
      </w:r>
      <w:r w:rsidR="008E573A" w:rsidRPr="006906D6">
        <w:rPr>
          <w:rFonts w:asciiTheme="majorBidi" w:hAnsiTheme="majorBidi" w:cstheme="majorBidi"/>
          <w:sz w:val="24"/>
          <w:szCs w:val="24"/>
          <w:lang w:val="en-US"/>
        </w:rPr>
        <w:t xml:space="preserve">phone number is a multi-value </w:t>
      </w:r>
      <w:r w:rsidR="00D551BD" w:rsidRPr="006906D6">
        <w:rPr>
          <w:rFonts w:asciiTheme="majorBidi" w:hAnsiTheme="majorBidi" w:cstheme="majorBidi"/>
          <w:sz w:val="24"/>
          <w:szCs w:val="24"/>
          <w:lang w:val="en-US"/>
        </w:rPr>
        <w:t>attribute,</w:t>
      </w:r>
      <w:r w:rsidR="008E573A" w:rsidRPr="006906D6">
        <w:rPr>
          <w:rFonts w:asciiTheme="majorBidi" w:hAnsiTheme="majorBidi" w:cstheme="majorBidi"/>
          <w:sz w:val="24"/>
          <w:szCs w:val="24"/>
          <w:lang w:val="en-US"/>
        </w:rPr>
        <w:t xml:space="preserve"> and this helped keep things organized and connected to the primary </w:t>
      </w:r>
      <w:r w:rsidR="00D551BD" w:rsidRPr="006906D6">
        <w:rPr>
          <w:rFonts w:asciiTheme="majorBidi" w:hAnsiTheme="majorBidi" w:cstheme="majorBidi"/>
          <w:sz w:val="24"/>
          <w:szCs w:val="24"/>
          <w:lang w:val="en-US"/>
        </w:rPr>
        <w:t>candidates'</w:t>
      </w:r>
      <w:r w:rsidR="008E573A" w:rsidRPr="006906D6">
        <w:rPr>
          <w:rFonts w:asciiTheme="majorBidi" w:hAnsiTheme="majorBidi" w:cstheme="majorBidi"/>
          <w:sz w:val="24"/>
          <w:szCs w:val="24"/>
          <w:lang w:val="en-US"/>
        </w:rPr>
        <w:t xml:space="preserve"> table. A user was also created to grant them the ability to view and update their information (C2). </w:t>
      </w:r>
      <w:r w:rsidR="008E0882" w:rsidRPr="006906D6">
        <w:rPr>
          <w:rFonts w:asciiTheme="majorBidi" w:hAnsiTheme="majorBidi" w:cstheme="majorBidi"/>
          <w:sz w:val="24"/>
          <w:szCs w:val="24"/>
          <w:lang w:val="en-US"/>
        </w:rPr>
        <w:t xml:space="preserve">With the procedures and the views given the candidates were securely able to </w:t>
      </w:r>
      <w:r w:rsidR="00D551BD" w:rsidRPr="006906D6">
        <w:rPr>
          <w:rFonts w:asciiTheme="majorBidi" w:hAnsiTheme="majorBidi" w:cstheme="majorBidi"/>
          <w:sz w:val="24"/>
          <w:szCs w:val="24"/>
          <w:lang w:val="en-US"/>
        </w:rPr>
        <w:t>access and</w:t>
      </w:r>
      <w:r w:rsidR="008E0882" w:rsidRPr="006906D6">
        <w:rPr>
          <w:rFonts w:asciiTheme="majorBidi" w:hAnsiTheme="majorBidi" w:cstheme="majorBidi"/>
          <w:sz w:val="24"/>
          <w:szCs w:val="24"/>
          <w:lang w:val="en-US"/>
        </w:rPr>
        <w:t xml:space="preserve"> modify their details in addition to other tables such as </w:t>
      </w:r>
      <w:r w:rsidR="002A7F08" w:rsidRPr="006906D6">
        <w:rPr>
          <w:rFonts w:asciiTheme="majorBidi" w:hAnsiTheme="majorBidi" w:cstheme="majorBidi"/>
          <w:sz w:val="24"/>
          <w:szCs w:val="24"/>
          <w:lang w:val="en-US"/>
        </w:rPr>
        <w:t xml:space="preserve">vote to be able to view the votes that they have received (C3). </w:t>
      </w:r>
    </w:p>
    <w:p w14:paraId="6A613E9F" w14:textId="4D163B5D" w:rsidR="003D1710" w:rsidRPr="006906D6" w:rsidRDefault="00D551BD" w:rsidP="00063A04">
      <w:pPr>
        <w:rPr>
          <w:rFonts w:asciiTheme="majorBidi" w:hAnsiTheme="majorBidi" w:cstheme="majorBidi"/>
          <w:sz w:val="24"/>
          <w:szCs w:val="24"/>
          <w:lang w:val="en-US"/>
        </w:rPr>
      </w:pPr>
      <w:r w:rsidRPr="006906D6">
        <w:rPr>
          <w:rFonts w:asciiTheme="majorBidi" w:hAnsiTheme="majorBidi" w:cstheme="majorBidi"/>
          <w:sz w:val="24"/>
          <w:szCs w:val="24"/>
          <w:lang w:val="en-US"/>
        </w:rPr>
        <w:t xml:space="preserve">Voters were able to enter their information and vote for the candidates (V1). A user (voters) was created to </w:t>
      </w:r>
      <w:r w:rsidR="00C54181" w:rsidRPr="006906D6">
        <w:rPr>
          <w:rFonts w:asciiTheme="majorBidi" w:hAnsiTheme="majorBidi" w:cstheme="majorBidi"/>
          <w:sz w:val="24"/>
          <w:szCs w:val="24"/>
          <w:lang w:val="en-US"/>
        </w:rPr>
        <w:t xml:space="preserve">give them access to the candidates, voters, and votes table. They can only view all the </w:t>
      </w:r>
      <w:r w:rsidR="005C75FF" w:rsidRPr="006906D6">
        <w:rPr>
          <w:rFonts w:asciiTheme="majorBidi" w:hAnsiTheme="majorBidi" w:cstheme="majorBidi"/>
          <w:sz w:val="24"/>
          <w:szCs w:val="24"/>
          <w:lang w:val="en-US"/>
        </w:rPr>
        <w:t>tables and</w:t>
      </w:r>
      <w:r w:rsidR="00C54181" w:rsidRPr="006906D6">
        <w:rPr>
          <w:rFonts w:asciiTheme="majorBidi" w:hAnsiTheme="majorBidi" w:cstheme="majorBidi"/>
          <w:sz w:val="24"/>
          <w:szCs w:val="24"/>
          <w:lang w:val="en-US"/>
        </w:rPr>
        <w:t xml:space="preserve"> update the voter’s table. They were also granted access to the </w:t>
      </w:r>
      <w:proofErr w:type="spellStart"/>
      <w:r w:rsidR="00C54181" w:rsidRPr="006906D6">
        <w:rPr>
          <w:rFonts w:asciiTheme="majorBidi" w:hAnsiTheme="majorBidi" w:cstheme="majorBidi"/>
          <w:sz w:val="24"/>
          <w:szCs w:val="24"/>
          <w:lang w:val="en-US"/>
        </w:rPr>
        <w:t>total_votes_view</w:t>
      </w:r>
      <w:proofErr w:type="spellEnd"/>
      <w:r w:rsidR="00C54181" w:rsidRPr="006906D6">
        <w:rPr>
          <w:rFonts w:asciiTheme="majorBidi" w:hAnsiTheme="majorBidi" w:cstheme="majorBidi"/>
          <w:sz w:val="24"/>
          <w:szCs w:val="24"/>
          <w:lang w:val="en-US"/>
        </w:rPr>
        <w:t xml:space="preserve"> to check on the total number of votes the candidates were receiving (V2 &amp; V3). </w:t>
      </w:r>
    </w:p>
    <w:p w14:paraId="42AECDE6" w14:textId="3F99598D" w:rsidR="00D33A63" w:rsidRPr="006906D6" w:rsidRDefault="00D33A63" w:rsidP="00063A04">
      <w:pPr>
        <w:rPr>
          <w:rFonts w:asciiTheme="majorBidi" w:hAnsiTheme="majorBidi" w:cstheme="majorBidi"/>
          <w:sz w:val="24"/>
          <w:szCs w:val="24"/>
          <w:lang w:val="en-US"/>
        </w:rPr>
      </w:pPr>
      <w:r w:rsidRPr="006906D6">
        <w:rPr>
          <w:rFonts w:asciiTheme="majorBidi" w:hAnsiTheme="majorBidi" w:cstheme="majorBidi"/>
          <w:sz w:val="24"/>
          <w:szCs w:val="24"/>
          <w:lang w:val="en-US"/>
        </w:rPr>
        <w:t xml:space="preserve">The club requirements were met by keeping the information about the candidates and voters </w:t>
      </w:r>
      <w:r w:rsidR="002E73E6" w:rsidRPr="006906D6">
        <w:rPr>
          <w:rFonts w:asciiTheme="majorBidi" w:hAnsiTheme="majorBidi" w:cstheme="majorBidi"/>
          <w:sz w:val="24"/>
          <w:szCs w:val="24"/>
          <w:lang w:val="en-US"/>
        </w:rPr>
        <w:t>stored in the database and giving both entities users for them to be able to have authorized access to the necessary details (R1, R2, R3).</w:t>
      </w:r>
    </w:p>
    <w:p w14:paraId="7981F2DC" w14:textId="145A09B9" w:rsidR="002E73E6" w:rsidRPr="006906D6" w:rsidRDefault="002E73E6" w:rsidP="00063A04">
      <w:pPr>
        <w:rPr>
          <w:rFonts w:asciiTheme="majorBidi" w:hAnsiTheme="majorBidi" w:cstheme="majorBidi"/>
          <w:sz w:val="24"/>
          <w:szCs w:val="24"/>
          <w:lang w:val="en-US"/>
        </w:rPr>
      </w:pPr>
      <w:r w:rsidRPr="006906D6">
        <w:rPr>
          <w:rFonts w:asciiTheme="majorBidi" w:hAnsiTheme="majorBidi" w:cstheme="majorBidi"/>
          <w:sz w:val="24"/>
          <w:szCs w:val="24"/>
          <w:lang w:val="en-US"/>
        </w:rPr>
        <w:t xml:space="preserve">The database was implemented </w:t>
      </w:r>
      <w:r w:rsidR="00B874D7" w:rsidRPr="006906D6">
        <w:rPr>
          <w:rFonts w:asciiTheme="majorBidi" w:hAnsiTheme="majorBidi" w:cstheme="majorBidi"/>
          <w:sz w:val="24"/>
          <w:szCs w:val="24"/>
          <w:lang w:val="en-US"/>
        </w:rPr>
        <w:t>with</w:t>
      </w:r>
      <w:r w:rsidRPr="006906D6">
        <w:rPr>
          <w:rFonts w:asciiTheme="majorBidi" w:hAnsiTheme="majorBidi" w:cstheme="majorBidi"/>
          <w:sz w:val="24"/>
          <w:szCs w:val="24"/>
          <w:lang w:val="en-US"/>
        </w:rPr>
        <w:t xml:space="preserve"> security in mind as it is very essential to keep the data confidential, available, and integral </w:t>
      </w:r>
      <w:r w:rsidR="00B874D7" w:rsidRPr="006906D6">
        <w:rPr>
          <w:rFonts w:asciiTheme="majorBidi" w:hAnsiTheme="majorBidi" w:cstheme="majorBidi"/>
          <w:sz w:val="24"/>
          <w:szCs w:val="24"/>
          <w:lang w:val="en-US"/>
        </w:rPr>
        <w:t xml:space="preserve">by adding constraints, such as primary keys, foreign keys, </w:t>
      </w:r>
      <w:r w:rsidR="00DD43D3" w:rsidRPr="006906D6">
        <w:rPr>
          <w:rFonts w:asciiTheme="majorBidi" w:hAnsiTheme="majorBidi" w:cstheme="majorBidi"/>
          <w:sz w:val="24"/>
          <w:szCs w:val="24"/>
          <w:lang w:val="en-US"/>
        </w:rPr>
        <w:t xml:space="preserve">and </w:t>
      </w:r>
      <w:r w:rsidR="00B874D7" w:rsidRPr="006906D6">
        <w:rPr>
          <w:rFonts w:asciiTheme="majorBidi" w:hAnsiTheme="majorBidi" w:cstheme="majorBidi"/>
          <w:sz w:val="24"/>
          <w:szCs w:val="24"/>
          <w:lang w:val="en-US"/>
        </w:rPr>
        <w:t xml:space="preserve">unique and data validation rules to </w:t>
      </w:r>
      <w:r w:rsidR="00DD43D3" w:rsidRPr="006906D6">
        <w:rPr>
          <w:rFonts w:asciiTheme="majorBidi" w:hAnsiTheme="majorBidi" w:cstheme="majorBidi"/>
          <w:sz w:val="24"/>
          <w:szCs w:val="24"/>
          <w:lang w:val="en-US"/>
        </w:rPr>
        <w:t xml:space="preserve">prevent invalid data entities </w:t>
      </w:r>
      <w:r w:rsidRPr="006906D6">
        <w:rPr>
          <w:rFonts w:asciiTheme="majorBidi" w:hAnsiTheme="majorBidi" w:cstheme="majorBidi"/>
          <w:sz w:val="24"/>
          <w:szCs w:val="24"/>
          <w:lang w:val="en-US"/>
        </w:rPr>
        <w:t>(S</w:t>
      </w:r>
      <w:r w:rsidR="00DD43D3" w:rsidRPr="006906D6">
        <w:rPr>
          <w:rFonts w:asciiTheme="majorBidi" w:hAnsiTheme="majorBidi" w:cstheme="majorBidi"/>
          <w:sz w:val="24"/>
          <w:szCs w:val="24"/>
          <w:lang w:val="en-US"/>
        </w:rPr>
        <w:t>1, S</w:t>
      </w:r>
      <w:r w:rsidR="001B5073" w:rsidRPr="006906D6">
        <w:rPr>
          <w:rFonts w:asciiTheme="majorBidi" w:hAnsiTheme="majorBidi" w:cstheme="majorBidi"/>
          <w:sz w:val="24"/>
          <w:szCs w:val="24"/>
          <w:lang w:val="en-US"/>
        </w:rPr>
        <w:t>4, S</w:t>
      </w:r>
      <w:r w:rsidR="001D737F" w:rsidRPr="006906D6">
        <w:rPr>
          <w:rFonts w:asciiTheme="majorBidi" w:hAnsiTheme="majorBidi" w:cstheme="majorBidi"/>
          <w:sz w:val="24"/>
          <w:szCs w:val="24"/>
          <w:lang w:val="en-US"/>
        </w:rPr>
        <w:t>5</w:t>
      </w:r>
      <w:r w:rsidRPr="006906D6">
        <w:rPr>
          <w:rFonts w:asciiTheme="majorBidi" w:hAnsiTheme="majorBidi" w:cstheme="majorBidi"/>
          <w:sz w:val="24"/>
          <w:szCs w:val="24"/>
          <w:lang w:val="en-US"/>
        </w:rPr>
        <w:t xml:space="preserve">). </w:t>
      </w:r>
      <w:r w:rsidR="007D25F9" w:rsidRPr="006906D6">
        <w:rPr>
          <w:rFonts w:asciiTheme="majorBidi" w:hAnsiTheme="majorBidi" w:cstheme="majorBidi"/>
          <w:sz w:val="24"/>
          <w:szCs w:val="24"/>
          <w:lang w:val="en-US"/>
        </w:rPr>
        <w:t xml:space="preserve">Updates, </w:t>
      </w:r>
      <w:r w:rsidR="00D234AD" w:rsidRPr="006906D6">
        <w:rPr>
          <w:rFonts w:asciiTheme="majorBidi" w:hAnsiTheme="majorBidi" w:cstheme="majorBidi"/>
          <w:sz w:val="24"/>
          <w:szCs w:val="24"/>
          <w:lang w:val="en-US"/>
        </w:rPr>
        <w:t>maintenance</w:t>
      </w:r>
      <w:r w:rsidR="007D25F9" w:rsidRPr="006906D6">
        <w:rPr>
          <w:rFonts w:asciiTheme="majorBidi" w:hAnsiTheme="majorBidi" w:cstheme="majorBidi"/>
          <w:sz w:val="24"/>
          <w:szCs w:val="24"/>
          <w:lang w:val="en-US"/>
        </w:rPr>
        <w:t xml:space="preserve">, backups, and consistency were </w:t>
      </w:r>
      <w:r w:rsidR="00DD43D3" w:rsidRPr="006906D6">
        <w:rPr>
          <w:rFonts w:asciiTheme="majorBidi" w:hAnsiTheme="majorBidi" w:cstheme="majorBidi"/>
          <w:sz w:val="24"/>
          <w:szCs w:val="24"/>
          <w:lang w:val="en-US"/>
        </w:rPr>
        <w:t>considered</w:t>
      </w:r>
      <w:r w:rsidR="007D25F9" w:rsidRPr="006906D6">
        <w:rPr>
          <w:rFonts w:asciiTheme="majorBidi" w:hAnsiTheme="majorBidi" w:cstheme="majorBidi"/>
          <w:sz w:val="24"/>
          <w:szCs w:val="24"/>
          <w:lang w:val="en-US"/>
        </w:rPr>
        <w:t xml:space="preserve"> to keep the system properly functioning and </w:t>
      </w:r>
      <w:r w:rsidR="00DD43D3" w:rsidRPr="006906D6">
        <w:rPr>
          <w:rFonts w:asciiTheme="majorBidi" w:hAnsiTheme="majorBidi" w:cstheme="majorBidi"/>
          <w:sz w:val="24"/>
          <w:szCs w:val="24"/>
          <w:lang w:val="en-US"/>
        </w:rPr>
        <w:t>well-performing</w:t>
      </w:r>
      <w:r w:rsidR="00D234AD" w:rsidRPr="006906D6">
        <w:rPr>
          <w:rFonts w:asciiTheme="majorBidi" w:hAnsiTheme="majorBidi" w:cstheme="majorBidi"/>
          <w:sz w:val="24"/>
          <w:szCs w:val="24"/>
          <w:lang w:val="en-US"/>
        </w:rPr>
        <w:t xml:space="preserve"> (S2&amp; S3). Regular updates and backups were scheduled to </w:t>
      </w:r>
      <w:r w:rsidR="003E6227" w:rsidRPr="006906D6">
        <w:rPr>
          <w:rFonts w:asciiTheme="majorBidi" w:hAnsiTheme="majorBidi" w:cstheme="majorBidi"/>
          <w:sz w:val="24"/>
          <w:szCs w:val="24"/>
          <w:lang w:val="en-US"/>
        </w:rPr>
        <w:t xml:space="preserve">prevent data loss and corruption, </w:t>
      </w:r>
      <w:r w:rsidR="00547A23" w:rsidRPr="006906D6">
        <w:rPr>
          <w:rFonts w:asciiTheme="majorBidi" w:hAnsiTheme="majorBidi" w:cstheme="majorBidi"/>
          <w:sz w:val="24"/>
          <w:szCs w:val="24"/>
          <w:lang w:val="en-US"/>
        </w:rPr>
        <w:t xml:space="preserve">improve the performance of the system, and update the system. </w:t>
      </w:r>
    </w:p>
    <w:p w14:paraId="4D067804" w14:textId="77777777" w:rsidR="00063A04" w:rsidRPr="006906D6" w:rsidRDefault="00063A04" w:rsidP="00063A04">
      <w:pPr>
        <w:rPr>
          <w:rFonts w:asciiTheme="majorBidi" w:hAnsiTheme="majorBidi" w:cstheme="majorBidi"/>
          <w:sz w:val="24"/>
          <w:szCs w:val="24"/>
        </w:rPr>
      </w:pPr>
    </w:p>
    <w:p w14:paraId="040C9226" w14:textId="77777777" w:rsidR="00601658" w:rsidRPr="006906D6" w:rsidRDefault="00601658" w:rsidP="00063A04">
      <w:pPr>
        <w:rPr>
          <w:rFonts w:asciiTheme="majorBidi" w:hAnsiTheme="majorBidi" w:cstheme="majorBidi"/>
          <w:sz w:val="24"/>
          <w:szCs w:val="24"/>
        </w:rPr>
      </w:pPr>
    </w:p>
    <w:p w14:paraId="0CACAE84" w14:textId="77777777" w:rsidR="00601658" w:rsidRPr="006906D6" w:rsidRDefault="00601658" w:rsidP="00063A04">
      <w:pPr>
        <w:rPr>
          <w:rFonts w:asciiTheme="majorBidi" w:hAnsiTheme="majorBidi" w:cstheme="majorBidi"/>
          <w:sz w:val="24"/>
          <w:szCs w:val="24"/>
        </w:rPr>
      </w:pPr>
    </w:p>
    <w:p w14:paraId="0BFCC634" w14:textId="77777777" w:rsidR="00601658" w:rsidRPr="006906D6" w:rsidRDefault="00601658" w:rsidP="00063A04">
      <w:pPr>
        <w:rPr>
          <w:rFonts w:asciiTheme="majorBidi" w:hAnsiTheme="majorBidi" w:cstheme="majorBidi"/>
          <w:sz w:val="24"/>
          <w:szCs w:val="24"/>
        </w:rPr>
      </w:pPr>
    </w:p>
    <w:p w14:paraId="34980F63" w14:textId="19000258" w:rsidR="00601658" w:rsidRPr="006906D6" w:rsidRDefault="00D67889" w:rsidP="00D95B53">
      <w:pPr>
        <w:rPr>
          <w:rFonts w:asciiTheme="majorBidi" w:hAnsiTheme="majorBidi" w:cstheme="majorBidi"/>
          <w:sz w:val="24"/>
          <w:szCs w:val="24"/>
        </w:rPr>
      </w:pPr>
      <w:r w:rsidRPr="006906D6">
        <w:rPr>
          <w:rFonts w:asciiTheme="majorBidi" w:hAnsiTheme="majorBidi" w:cstheme="majorBidi"/>
          <w:sz w:val="24"/>
          <w:szCs w:val="24"/>
        </w:rPr>
        <w:lastRenderedPageBreak/>
        <w:t>Almost all</w:t>
      </w:r>
      <w:r w:rsidR="00F538C0" w:rsidRPr="006906D6">
        <w:rPr>
          <w:rFonts w:asciiTheme="majorBidi" w:hAnsiTheme="majorBidi" w:cstheme="majorBidi"/>
          <w:sz w:val="24"/>
          <w:szCs w:val="24"/>
        </w:rPr>
        <w:t xml:space="preserve"> the system and </w:t>
      </w:r>
      <w:r w:rsidRPr="006906D6">
        <w:rPr>
          <w:rFonts w:asciiTheme="majorBidi" w:hAnsiTheme="majorBidi" w:cstheme="majorBidi"/>
          <w:sz w:val="24"/>
          <w:szCs w:val="24"/>
        </w:rPr>
        <w:t xml:space="preserve">user </w:t>
      </w:r>
      <w:r w:rsidR="00601658" w:rsidRPr="006906D6">
        <w:rPr>
          <w:rFonts w:asciiTheme="majorBidi" w:hAnsiTheme="majorBidi" w:cstheme="majorBidi"/>
          <w:sz w:val="24"/>
          <w:szCs w:val="24"/>
        </w:rPr>
        <w:t xml:space="preserve">requirements </w:t>
      </w:r>
      <w:r w:rsidRPr="006906D6">
        <w:rPr>
          <w:rFonts w:asciiTheme="majorBidi" w:hAnsiTheme="majorBidi" w:cstheme="majorBidi"/>
          <w:sz w:val="24"/>
          <w:szCs w:val="24"/>
        </w:rPr>
        <w:t xml:space="preserve">were met, but there are other requirements that I could have added to improve the user experience further. </w:t>
      </w:r>
      <w:r w:rsidR="001B5073" w:rsidRPr="006906D6">
        <w:rPr>
          <w:rFonts w:asciiTheme="majorBidi" w:hAnsiTheme="majorBidi" w:cstheme="majorBidi"/>
          <w:sz w:val="24"/>
          <w:szCs w:val="24"/>
        </w:rPr>
        <w:t xml:space="preserve">I was not able to encrypt the data to prevent unauthorized </w:t>
      </w:r>
      <w:r w:rsidR="00F538C0" w:rsidRPr="006906D6">
        <w:rPr>
          <w:rFonts w:asciiTheme="majorBidi" w:hAnsiTheme="majorBidi" w:cstheme="majorBidi"/>
          <w:sz w:val="24"/>
          <w:szCs w:val="24"/>
        </w:rPr>
        <w:t>access and protect sensitive data</w:t>
      </w:r>
      <w:r w:rsidR="001B5073" w:rsidRPr="006906D6">
        <w:rPr>
          <w:rFonts w:asciiTheme="majorBidi" w:hAnsiTheme="majorBidi" w:cstheme="majorBidi"/>
          <w:sz w:val="24"/>
          <w:szCs w:val="24"/>
        </w:rPr>
        <w:t xml:space="preserve">. </w:t>
      </w:r>
      <w:r w:rsidR="00452726" w:rsidRPr="006906D6">
        <w:rPr>
          <w:rFonts w:asciiTheme="majorBidi" w:hAnsiTheme="majorBidi" w:cstheme="majorBidi"/>
          <w:sz w:val="24"/>
          <w:szCs w:val="24"/>
        </w:rPr>
        <w:t xml:space="preserve">Something I </w:t>
      </w:r>
      <w:r w:rsidR="00F538C0" w:rsidRPr="006906D6">
        <w:rPr>
          <w:rFonts w:asciiTheme="majorBidi" w:hAnsiTheme="majorBidi" w:cstheme="majorBidi"/>
          <w:sz w:val="24"/>
          <w:szCs w:val="24"/>
        </w:rPr>
        <w:t xml:space="preserve">also </w:t>
      </w:r>
      <w:r w:rsidR="00452726" w:rsidRPr="006906D6">
        <w:rPr>
          <w:rFonts w:asciiTheme="majorBidi" w:hAnsiTheme="majorBidi" w:cstheme="majorBidi"/>
          <w:sz w:val="24"/>
          <w:szCs w:val="24"/>
        </w:rPr>
        <w:t xml:space="preserve">wanted to </w:t>
      </w:r>
      <w:r w:rsidR="00F538C0" w:rsidRPr="006906D6">
        <w:rPr>
          <w:rFonts w:asciiTheme="majorBidi" w:hAnsiTheme="majorBidi" w:cstheme="majorBidi"/>
          <w:sz w:val="24"/>
          <w:szCs w:val="24"/>
        </w:rPr>
        <w:t>include</w:t>
      </w:r>
      <w:r w:rsidR="00452726" w:rsidRPr="006906D6">
        <w:rPr>
          <w:rFonts w:asciiTheme="majorBidi" w:hAnsiTheme="majorBidi" w:cstheme="majorBidi"/>
          <w:sz w:val="24"/>
          <w:szCs w:val="24"/>
        </w:rPr>
        <w:t xml:space="preserve"> was the feedback mechanism to </w:t>
      </w:r>
      <w:r w:rsidR="00F538C0" w:rsidRPr="006906D6">
        <w:rPr>
          <w:rFonts w:asciiTheme="majorBidi" w:hAnsiTheme="majorBidi" w:cstheme="majorBidi"/>
          <w:sz w:val="24"/>
          <w:szCs w:val="24"/>
        </w:rPr>
        <w:t>let the user report issues and improvements to the system. But unfortunately, I didn’t due to lack of time and unadvanced skills</w:t>
      </w:r>
      <w:r w:rsidR="00601658" w:rsidRPr="006906D6">
        <w:rPr>
          <w:rFonts w:asciiTheme="majorBidi" w:hAnsiTheme="majorBidi" w:cstheme="majorBidi"/>
          <w:sz w:val="24"/>
          <w:szCs w:val="24"/>
        </w:rPr>
        <w:t xml:space="preserve">. During, the implementation some new issues </w:t>
      </w:r>
      <w:r w:rsidR="00D95B53" w:rsidRPr="006906D6">
        <w:rPr>
          <w:rFonts w:asciiTheme="majorBidi" w:hAnsiTheme="majorBidi" w:cstheme="majorBidi"/>
          <w:sz w:val="24"/>
          <w:szCs w:val="24"/>
        </w:rPr>
        <w:t>started</w:t>
      </w:r>
      <w:r w:rsidR="00601658" w:rsidRPr="006906D6">
        <w:rPr>
          <w:rFonts w:asciiTheme="majorBidi" w:hAnsiTheme="majorBidi" w:cstheme="majorBidi"/>
          <w:sz w:val="24"/>
          <w:szCs w:val="24"/>
        </w:rPr>
        <w:t xml:space="preserve"> rising</w:t>
      </w:r>
      <w:r w:rsidR="00EF3C94" w:rsidRPr="006906D6">
        <w:rPr>
          <w:rFonts w:asciiTheme="majorBidi" w:hAnsiTheme="majorBidi" w:cstheme="majorBidi"/>
          <w:sz w:val="24"/>
          <w:szCs w:val="24"/>
        </w:rPr>
        <w:t>,</w:t>
      </w:r>
      <w:r w:rsidR="00601658" w:rsidRPr="006906D6">
        <w:rPr>
          <w:rFonts w:asciiTheme="majorBidi" w:hAnsiTheme="majorBidi" w:cstheme="majorBidi"/>
          <w:sz w:val="24"/>
          <w:szCs w:val="24"/>
        </w:rPr>
        <w:t xml:space="preserve"> and this is why I had to grant new privileges to users and add more views and procedures</w:t>
      </w:r>
      <w:r w:rsidR="00D95B53" w:rsidRPr="006906D6">
        <w:rPr>
          <w:rFonts w:asciiTheme="majorBidi" w:hAnsiTheme="majorBidi" w:cstheme="majorBidi"/>
          <w:sz w:val="24"/>
          <w:szCs w:val="24"/>
        </w:rPr>
        <w:t>, as they were necessary to improve the user experience and the security of the system.</w:t>
      </w:r>
    </w:p>
    <w:p w14:paraId="3627BD0F" w14:textId="7BC0D5F8" w:rsidR="001B5073" w:rsidRPr="006906D6" w:rsidRDefault="00F538C0" w:rsidP="00063A04">
      <w:pPr>
        <w:rPr>
          <w:rFonts w:asciiTheme="majorBidi" w:hAnsiTheme="majorBidi" w:cstheme="majorBidi"/>
          <w:sz w:val="24"/>
          <w:szCs w:val="24"/>
        </w:rPr>
      </w:pPr>
      <w:r w:rsidRPr="006906D6">
        <w:rPr>
          <w:rFonts w:asciiTheme="majorBidi" w:hAnsiTheme="majorBidi" w:cstheme="majorBidi"/>
          <w:sz w:val="24"/>
          <w:szCs w:val="24"/>
        </w:rPr>
        <w:t>However, th</w:t>
      </w:r>
      <w:r w:rsidR="001B5073" w:rsidRPr="006906D6">
        <w:rPr>
          <w:rFonts w:asciiTheme="majorBidi" w:hAnsiTheme="majorBidi" w:cstheme="majorBidi"/>
          <w:sz w:val="24"/>
          <w:szCs w:val="24"/>
        </w:rPr>
        <w:t xml:space="preserve">e system </w:t>
      </w:r>
      <w:r w:rsidR="00D95B53" w:rsidRPr="006906D6">
        <w:rPr>
          <w:rFonts w:asciiTheme="majorBidi" w:hAnsiTheme="majorBidi" w:cstheme="majorBidi"/>
          <w:sz w:val="24"/>
          <w:szCs w:val="24"/>
        </w:rPr>
        <w:t>meets the user and system requirements</w:t>
      </w:r>
      <w:r w:rsidR="004A6079" w:rsidRPr="006906D6">
        <w:rPr>
          <w:rFonts w:asciiTheme="majorBidi" w:hAnsiTheme="majorBidi" w:cstheme="majorBidi"/>
          <w:sz w:val="24"/>
          <w:szCs w:val="24"/>
        </w:rPr>
        <w:t xml:space="preserve"> covering the objectives that </w:t>
      </w:r>
      <w:r w:rsidR="00434052" w:rsidRPr="006906D6">
        <w:rPr>
          <w:rFonts w:asciiTheme="majorBidi" w:hAnsiTheme="majorBidi" w:cstheme="majorBidi"/>
          <w:sz w:val="24"/>
          <w:szCs w:val="24"/>
        </w:rPr>
        <w:t>need</w:t>
      </w:r>
      <w:r w:rsidR="004A6079" w:rsidRPr="006906D6">
        <w:rPr>
          <w:rFonts w:asciiTheme="majorBidi" w:hAnsiTheme="majorBidi" w:cstheme="majorBidi"/>
          <w:sz w:val="24"/>
          <w:szCs w:val="24"/>
        </w:rPr>
        <w:t xml:space="preserve"> to be covered. While </w:t>
      </w:r>
      <w:r w:rsidR="00434052" w:rsidRPr="006906D6">
        <w:rPr>
          <w:rFonts w:asciiTheme="majorBidi" w:hAnsiTheme="majorBidi" w:cstheme="majorBidi"/>
          <w:sz w:val="24"/>
          <w:szCs w:val="24"/>
        </w:rPr>
        <w:t>some improvements need</w:t>
      </w:r>
      <w:r w:rsidR="004A6079" w:rsidRPr="006906D6">
        <w:rPr>
          <w:rFonts w:asciiTheme="majorBidi" w:hAnsiTheme="majorBidi" w:cstheme="majorBidi"/>
          <w:sz w:val="24"/>
          <w:szCs w:val="24"/>
        </w:rPr>
        <w:t xml:space="preserve"> to be met and added </w:t>
      </w:r>
      <w:r w:rsidR="00434052" w:rsidRPr="006906D6">
        <w:rPr>
          <w:rFonts w:asciiTheme="majorBidi" w:hAnsiTheme="majorBidi" w:cstheme="majorBidi"/>
          <w:sz w:val="24"/>
          <w:szCs w:val="24"/>
        </w:rPr>
        <w:t xml:space="preserve">the system’s overall design and development </w:t>
      </w:r>
      <w:r w:rsidR="00EF3C94" w:rsidRPr="006906D6">
        <w:rPr>
          <w:rFonts w:asciiTheme="majorBidi" w:hAnsiTheme="majorBidi" w:cstheme="majorBidi"/>
          <w:sz w:val="24"/>
          <w:szCs w:val="24"/>
        </w:rPr>
        <w:t>are</w:t>
      </w:r>
      <w:r w:rsidR="00434052" w:rsidRPr="006906D6">
        <w:rPr>
          <w:rFonts w:asciiTheme="majorBidi" w:hAnsiTheme="majorBidi" w:cstheme="majorBidi"/>
          <w:sz w:val="24"/>
          <w:szCs w:val="24"/>
        </w:rPr>
        <w:t xml:space="preserve"> maintained, secured, </w:t>
      </w:r>
      <w:r w:rsidR="00EF3C94" w:rsidRPr="006906D6">
        <w:rPr>
          <w:rFonts w:asciiTheme="majorBidi" w:hAnsiTheme="majorBidi" w:cstheme="majorBidi"/>
          <w:sz w:val="24"/>
          <w:szCs w:val="24"/>
        </w:rPr>
        <w:t xml:space="preserve">and </w:t>
      </w:r>
      <w:r w:rsidR="00434052" w:rsidRPr="006906D6">
        <w:rPr>
          <w:rFonts w:asciiTheme="majorBidi" w:hAnsiTheme="majorBidi" w:cstheme="majorBidi"/>
          <w:sz w:val="24"/>
          <w:szCs w:val="24"/>
        </w:rPr>
        <w:t xml:space="preserve">easy, the data is kept confidential, </w:t>
      </w:r>
      <w:r w:rsidR="00EF3C94" w:rsidRPr="006906D6">
        <w:rPr>
          <w:rFonts w:asciiTheme="majorBidi" w:hAnsiTheme="majorBidi" w:cstheme="majorBidi"/>
          <w:sz w:val="24"/>
          <w:szCs w:val="24"/>
        </w:rPr>
        <w:t xml:space="preserve">and </w:t>
      </w:r>
      <w:r w:rsidR="00434052" w:rsidRPr="006906D6">
        <w:rPr>
          <w:rFonts w:asciiTheme="majorBidi" w:hAnsiTheme="majorBidi" w:cstheme="majorBidi"/>
          <w:sz w:val="24"/>
          <w:szCs w:val="24"/>
        </w:rPr>
        <w:t xml:space="preserve">backups happen </w:t>
      </w:r>
      <w:r w:rsidR="00EF3C94" w:rsidRPr="006906D6">
        <w:rPr>
          <w:rFonts w:asciiTheme="majorBidi" w:hAnsiTheme="majorBidi" w:cstheme="majorBidi"/>
          <w:sz w:val="24"/>
          <w:szCs w:val="24"/>
        </w:rPr>
        <w:t>regularly to</w:t>
      </w:r>
      <w:r w:rsidR="00434052" w:rsidRPr="006906D6">
        <w:rPr>
          <w:rFonts w:asciiTheme="majorBidi" w:hAnsiTheme="majorBidi" w:cstheme="majorBidi"/>
          <w:sz w:val="24"/>
          <w:szCs w:val="24"/>
        </w:rPr>
        <w:t xml:space="preserve"> prevent any data loss. </w:t>
      </w:r>
    </w:p>
    <w:p w14:paraId="3A7BDCE9" w14:textId="22A7423C" w:rsidR="00A94E27" w:rsidRPr="006906D6" w:rsidRDefault="00A94E27" w:rsidP="00D276D7">
      <w:pPr>
        <w:pStyle w:val="Heading2"/>
        <w:rPr>
          <w:rFonts w:asciiTheme="majorBidi" w:hAnsiTheme="majorBidi"/>
          <w:sz w:val="24"/>
          <w:szCs w:val="24"/>
        </w:rPr>
      </w:pPr>
      <w:bookmarkStart w:id="22" w:name="_Toc176174708"/>
      <w:r w:rsidRPr="006906D6">
        <w:rPr>
          <w:rFonts w:asciiTheme="majorBidi" w:hAnsiTheme="majorBidi"/>
          <w:sz w:val="24"/>
          <w:szCs w:val="24"/>
        </w:rPr>
        <w:t>Suggested improvements</w:t>
      </w:r>
      <w:bookmarkEnd w:id="22"/>
    </w:p>
    <w:p w14:paraId="03CDBA3C" w14:textId="349156A9" w:rsidR="00D24EAB" w:rsidRPr="006906D6" w:rsidRDefault="00D24EAB" w:rsidP="000E7503">
      <w:pPr>
        <w:rPr>
          <w:rFonts w:asciiTheme="majorBidi" w:hAnsiTheme="majorBidi" w:cstheme="majorBidi"/>
          <w:sz w:val="24"/>
          <w:szCs w:val="24"/>
        </w:rPr>
      </w:pPr>
    </w:p>
    <w:p w14:paraId="5DA760B4" w14:textId="79472933" w:rsidR="00D24EAB" w:rsidRPr="006906D6" w:rsidRDefault="00D24EAB" w:rsidP="000E7503">
      <w:pPr>
        <w:rPr>
          <w:rFonts w:asciiTheme="majorBidi" w:hAnsiTheme="majorBidi" w:cstheme="majorBidi"/>
          <w:sz w:val="24"/>
          <w:szCs w:val="24"/>
        </w:rPr>
      </w:pPr>
      <w:r w:rsidRPr="006906D6">
        <w:rPr>
          <w:rFonts w:asciiTheme="majorBidi" w:hAnsiTheme="majorBidi" w:cstheme="majorBidi"/>
          <w:sz w:val="24"/>
          <w:szCs w:val="24"/>
        </w:rPr>
        <w:t xml:space="preserve">Each system can be improved into something much better. Through the design part, I have changed many relations </w:t>
      </w:r>
      <w:r w:rsidR="00EC3732" w:rsidRPr="006906D6">
        <w:rPr>
          <w:rFonts w:asciiTheme="majorBidi" w:hAnsiTheme="majorBidi" w:cstheme="majorBidi"/>
          <w:sz w:val="24"/>
          <w:szCs w:val="24"/>
        </w:rPr>
        <w:t>to</w:t>
      </w:r>
      <w:r w:rsidRPr="006906D6">
        <w:rPr>
          <w:rFonts w:asciiTheme="majorBidi" w:hAnsiTheme="majorBidi" w:cstheme="majorBidi"/>
          <w:sz w:val="24"/>
          <w:szCs w:val="24"/>
        </w:rPr>
        <w:t xml:space="preserve"> make the system easy and efficient to users, and to satisfy them with the overall system.</w:t>
      </w:r>
    </w:p>
    <w:p w14:paraId="71BD982B" w14:textId="1CC1606B" w:rsidR="00D24EAB" w:rsidRPr="006906D6" w:rsidRDefault="00580677" w:rsidP="000E7503">
      <w:pPr>
        <w:rPr>
          <w:rFonts w:asciiTheme="majorBidi" w:hAnsiTheme="majorBidi" w:cstheme="majorBidi"/>
          <w:sz w:val="24"/>
          <w:szCs w:val="24"/>
        </w:rPr>
      </w:pPr>
      <w:r w:rsidRPr="006906D6">
        <w:rPr>
          <w:rFonts w:asciiTheme="majorBidi" w:hAnsiTheme="majorBidi" w:cstheme="majorBidi"/>
          <w:sz w:val="24"/>
          <w:szCs w:val="24"/>
        </w:rPr>
        <w:t>For improvement, I might have added an admin</w:t>
      </w:r>
      <w:r w:rsidR="00AB276D" w:rsidRPr="006906D6">
        <w:rPr>
          <w:rFonts w:asciiTheme="majorBidi" w:hAnsiTheme="majorBidi" w:cstheme="majorBidi"/>
          <w:sz w:val="24"/>
          <w:szCs w:val="24"/>
        </w:rPr>
        <w:t xml:space="preserve"> as an entity</w:t>
      </w:r>
      <w:r w:rsidRPr="006906D6">
        <w:rPr>
          <w:rFonts w:asciiTheme="majorBidi" w:hAnsiTheme="majorBidi" w:cstheme="majorBidi"/>
          <w:sz w:val="24"/>
          <w:szCs w:val="24"/>
        </w:rPr>
        <w:t xml:space="preserve"> to the system to take and keep up with all the records and given this admin all the privileges to the tables, views, and stored procedures. </w:t>
      </w:r>
      <w:r w:rsidR="00EC3732" w:rsidRPr="006906D6">
        <w:rPr>
          <w:rFonts w:asciiTheme="majorBidi" w:hAnsiTheme="majorBidi" w:cstheme="majorBidi"/>
          <w:sz w:val="24"/>
          <w:szCs w:val="24"/>
        </w:rPr>
        <w:t xml:space="preserve">Gender and age might have been a good idea to be added as attributes to the candidates and </w:t>
      </w:r>
      <w:r w:rsidR="002E193E" w:rsidRPr="006906D6">
        <w:rPr>
          <w:rFonts w:asciiTheme="majorBidi" w:hAnsiTheme="majorBidi" w:cstheme="majorBidi"/>
          <w:sz w:val="24"/>
          <w:szCs w:val="24"/>
        </w:rPr>
        <w:t>voters’</w:t>
      </w:r>
      <w:r w:rsidR="00EC3732" w:rsidRPr="006906D6">
        <w:rPr>
          <w:rFonts w:asciiTheme="majorBidi" w:hAnsiTheme="majorBidi" w:cstheme="majorBidi"/>
          <w:sz w:val="24"/>
          <w:szCs w:val="24"/>
        </w:rPr>
        <w:t xml:space="preserve"> entity to </w:t>
      </w:r>
      <w:r w:rsidR="00B913E8" w:rsidRPr="006906D6">
        <w:rPr>
          <w:rFonts w:asciiTheme="majorBidi" w:hAnsiTheme="majorBidi" w:cstheme="majorBidi"/>
          <w:sz w:val="24"/>
          <w:szCs w:val="24"/>
        </w:rPr>
        <w:t xml:space="preserve">allow only certain ages </w:t>
      </w:r>
      <w:r w:rsidR="002E193E" w:rsidRPr="006906D6">
        <w:rPr>
          <w:rFonts w:asciiTheme="majorBidi" w:hAnsiTheme="majorBidi" w:cstheme="majorBidi"/>
          <w:sz w:val="24"/>
          <w:szCs w:val="24"/>
        </w:rPr>
        <w:t xml:space="preserve">(with a check statement) </w:t>
      </w:r>
      <w:r w:rsidR="00B913E8" w:rsidRPr="006906D6">
        <w:rPr>
          <w:rFonts w:asciiTheme="majorBidi" w:hAnsiTheme="majorBidi" w:cstheme="majorBidi"/>
          <w:sz w:val="24"/>
          <w:szCs w:val="24"/>
        </w:rPr>
        <w:t xml:space="preserve">to vote or run for election. My system takes the name of anyone regardless of age and gender and as long as they have an </w:t>
      </w:r>
      <w:r w:rsidR="00BD1F75" w:rsidRPr="006906D6">
        <w:rPr>
          <w:rFonts w:asciiTheme="majorBidi" w:hAnsiTheme="majorBidi" w:cstheme="majorBidi"/>
          <w:sz w:val="24"/>
          <w:szCs w:val="24"/>
        </w:rPr>
        <w:t>ID</w:t>
      </w:r>
      <w:r w:rsidR="00B913E8" w:rsidRPr="006906D6">
        <w:rPr>
          <w:rFonts w:asciiTheme="majorBidi" w:hAnsiTheme="majorBidi" w:cstheme="majorBidi"/>
          <w:sz w:val="24"/>
          <w:szCs w:val="24"/>
        </w:rPr>
        <w:t xml:space="preserve"> and enroll in a club</w:t>
      </w:r>
      <w:r w:rsidR="00554CE7" w:rsidRPr="006906D6">
        <w:rPr>
          <w:rFonts w:asciiTheme="majorBidi" w:hAnsiTheme="majorBidi" w:cstheme="majorBidi"/>
          <w:sz w:val="24"/>
          <w:szCs w:val="24"/>
        </w:rPr>
        <w:t xml:space="preserve">, which I think is not that organized and professional. </w:t>
      </w:r>
    </w:p>
    <w:p w14:paraId="0606ED5E" w14:textId="77777777" w:rsidR="006A11B9" w:rsidRPr="006906D6" w:rsidRDefault="006A11B9" w:rsidP="000E7503">
      <w:pPr>
        <w:rPr>
          <w:rFonts w:asciiTheme="majorBidi" w:hAnsiTheme="majorBidi" w:cstheme="majorBidi"/>
          <w:sz w:val="24"/>
          <w:szCs w:val="24"/>
        </w:rPr>
      </w:pPr>
    </w:p>
    <w:p w14:paraId="1776E8E0" w14:textId="7169613F" w:rsidR="006A11B9" w:rsidRPr="006906D6" w:rsidRDefault="006A11B9" w:rsidP="000E7503">
      <w:pPr>
        <w:rPr>
          <w:rFonts w:asciiTheme="majorBidi" w:hAnsiTheme="majorBidi" w:cstheme="majorBidi"/>
          <w:sz w:val="24"/>
          <w:szCs w:val="24"/>
        </w:rPr>
      </w:pPr>
      <w:r w:rsidRPr="006906D6">
        <w:rPr>
          <w:rFonts w:asciiTheme="majorBidi" w:hAnsiTheme="majorBidi" w:cstheme="majorBidi"/>
          <w:sz w:val="24"/>
          <w:szCs w:val="24"/>
        </w:rPr>
        <w:t xml:space="preserve">I might have also made security enhancements like data encryption to encrypt sensitive data </w:t>
      </w:r>
      <w:r w:rsidR="00AC67CF" w:rsidRPr="006906D6">
        <w:rPr>
          <w:rFonts w:asciiTheme="majorBidi" w:hAnsiTheme="majorBidi" w:cstheme="majorBidi"/>
          <w:sz w:val="24"/>
          <w:szCs w:val="24"/>
        </w:rPr>
        <w:t>such as the personal information of the teachers, candidates, or voters to ensure that the data will remain unreachable and unreadable to unauthorized users. Enhancing the bac</w:t>
      </w:r>
      <w:r w:rsidR="004D5E36" w:rsidRPr="006906D6">
        <w:rPr>
          <w:rFonts w:asciiTheme="majorBidi" w:hAnsiTheme="majorBidi" w:cstheme="majorBidi"/>
          <w:sz w:val="24"/>
          <w:szCs w:val="24"/>
        </w:rPr>
        <w:t xml:space="preserve">kup and upgrading strategies to be able to recover the information with no issues and to stay </w:t>
      </w:r>
      <w:r w:rsidR="00BD1F75" w:rsidRPr="006906D6">
        <w:rPr>
          <w:rFonts w:asciiTheme="majorBidi" w:hAnsiTheme="majorBidi" w:cstheme="majorBidi"/>
          <w:sz w:val="24"/>
          <w:szCs w:val="24"/>
        </w:rPr>
        <w:t>up to date</w:t>
      </w:r>
      <w:r w:rsidR="004D5E36" w:rsidRPr="006906D6">
        <w:rPr>
          <w:rFonts w:asciiTheme="majorBidi" w:hAnsiTheme="majorBidi" w:cstheme="majorBidi"/>
          <w:sz w:val="24"/>
          <w:szCs w:val="24"/>
        </w:rPr>
        <w:t xml:space="preserve"> with the developments in technologies. </w:t>
      </w:r>
    </w:p>
    <w:p w14:paraId="7B63D376" w14:textId="77777777" w:rsidR="004D5E36" w:rsidRPr="006906D6" w:rsidRDefault="004D5E36" w:rsidP="000E7503">
      <w:pPr>
        <w:rPr>
          <w:rFonts w:asciiTheme="majorBidi" w:hAnsiTheme="majorBidi" w:cstheme="majorBidi"/>
          <w:sz w:val="24"/>
          <w:szCs w:val="24"/>
        </w:rPr>
      </w:pPr>
    </w:p>
    <w:p w14:paraId="0508FA46" w14:textId="4BC3D709" w:rsidR="004D5E36" w:rsidRPr="006906D6" w:rsidRDefault="004D5E36" w:rsidP="000E7503">
      <w:pPr>
        <w:rPr>
          <w:rFonts w:asciiTheme="majorBidi" w:hAnsiTheme="majorBidi" w:cstheme="majorBidi"/>
          <w:sz w:val="24"/>
          <w:szCs w:val="24"/>
        </w:rPr>
      </w:pPr>
      <w:r w:rsidRPr="006906D6">
        <w:rPr>
          <w:rFonts w:asciiTheme="majorBidi" w:hAnsiTheme="majorBidi" w:cstheme="majorBidi"/>
          <w:sz w:val="24"/>
          <w:szCs w:val="24"/>
        </w:rPr>
        <w:t>With these improvements</w:t>
      </w:r>
      <w:r w:rsidR="00284E64" w:rsidRPr="006906D6">
        <w:rPr>
          <w:rFonts w:asciiTheme="majorBidi" w:hAnsiTheme="majorBidi" w:cstheme="majorBidi"/>
          <w:sz w:val="24"/>
          <w:szCs w:val="24"/>
        </w:rPr>
        <w:t>,</w:t>
      </w:r>
      <w:r w:rsidRPr="006906D6">
        <w:rPr>
          <w:rFonts w:asciiTheme="majorBidi" w:hAnsiTheme="majorBidi" w:cstheme="majorBidi"/>
          <w:sz w:val="24"/>
          <w:szCs w:val="24"/>
        </w:rPr>
        <w:t xml:space="preserve"> </w:t>
      </w:r>
      <w:r w:rsidR="00284E64" w:rsidRPr="006906D6">
        <w:rPr>
          <w:rFonts w:asciiTheme="majorBidi" w:hAnsiTheme="majorBidi" w:cstheme="majorBidi"/>
          <w:sz w:val="24"/>
          <w:szCs w:val="24"/>
        </w:rPr>
        <w:t>the database can be secured, user-friendly, and more organized. The more organized the system is the easier it is for the end-users to fetch information and look for data.</w:t>
      </w:r>
    </w:p>
    <w:p w14:paraId="595CD4DF" w14:textId="77777777" w:rsidR="006A35EA" w:rsidRPr="006906D6" w:rsidRDefault="006A35EA" w:rsidP="000E7503">
      <w:pPr>
        <w:rPr>
          <w:rFonts w:asciiTheme="majorBidi" w:hAnsiTheme="majorBidi" w:cstheme="majorBidi"/>
          <w:sz w:val="24"/>
          <w:szCs w:val="24"/>
        </w:rPr>
      </w:pPr>
    </w:p>
    <w:p w14:paraId="3B5D381F" w14:textId="77777777" w:rsidR="006A35EA" w:rsidRPr="006906D6" w:rsidRDefault="006A35EA" w:rsidP="000E7503">
      <w:pPr>
        <w:rPr>
          <w:rFonts w:asciiTheme="majorBidi" w:hAnsiTheme="majorBidi" w:cstheme="majorBidi"/>
          <w:sz w:val="24"/>
          <w:szCs w:val="24"/>
        </w:rPr>
      </w:pPr>
    </w:p>
    <w:p w14:paraId="40127346" w14:textId="77777777" w:rsidR="006A35EA" w:rsidRPr="006906D6" w:rsidRDefault="006A35EA" w:rsidP="000E7503">
      <w:pPr>
        <w:rPr>
          <w:rFonts w:asciiTheme="majorBidi" w:hAnsiTheme="majorBidi" w:cstheme="majorBidi"/>
          <w:sz w:val="24"/>
          <w:szCs w:val="24"/>
        </w:rPr>
      </w:pPr>
    </w:p>
    <w:p w14:paraId="2907C00E" w14:textId="77777777" w:rsidR="006A35EA" w:rsidRPr="006906D6" w:rsidRDefault="006A35EA" w:rsidP="000E7503">
      <w:pPr>
        <w:rPr>
          <w:rFonts w:asciiTheme="majorBidi" w:hAnsiTheme="majorBidi" w:cstheme="majorBidi"/>
          <w:sz w:val="24"/>
          <w:szCs w:val="24"/>
        </w:rPr>
      </w:pPr>
    </w:p>
    <w:p w14:paraId="3A666E82" w14:textId="77777777" w:rsidR="006A35EA" w:rsidRPr="006906D6" w:rsidRDefault="006A35EA" w:rsidP="000E7503">
      <w:pPr>
        <w:rPr>
          <w:rFonts w:asciiTheme="majorBidi" w:hAnsiTheme="majorBidi" w:cstheme="majorBidi"/>
          <w:sz w:val="24"/>
          <w:szCs w:val="24"/>
        </w:rPr>
      </w:pPr>
    </w:p>
    <w:p w14:paraId="451B44FE" w14:textId="77777777" w:rsidR="006A35EA" w:rsidRPr="006906D6" w:rsidRDefault="006A35EA" w:rsidP="000E7503">
      <w:pPr>
        <w:rPr>
          <w:rFonts w:asciiTheme="majorBidi" w:hAnsiTheme="majorBidi" w:cstheme="majorBidi"/>
          <w:sz w:val="24"/>
          <w:szCs w:val="24"/>
        </w:rPr>
      </w:pPr>
    </w:p>
    <w:p w14:paraId="205D13D4" w14:textId="06ABD27E" w:rsidR="00D207A5" w:rsidRPr="006906D6" w:rsidRDefault="00802226" w:rsidP="00D276D7">
      <w:pPr>
        <w:pStyle w:val="Heading2"/>
        <w:rPr>
          <w:rFonts w:asciiTheme="majorBidi" w:hAnsiTheme="majorBidi"/>
          <w:sz w:val="24"/>
          <w:szCs w:val="24"/>
        </w:rPr>
      </w:pPr>
      <w:bookmarkStart w:id="23" w:name="_Toc176174709"/>
      <w:r w:rsidRPr="006906D6">
        <w:rPr>
          <w:rFonts w:asciiTheme="majorBidi" w:hAnsiTheme="majorBidi"/>
          <w:sz w:val="24"/>
          <w:szCs w:val="24"/>
        </w:rPr>
        <w:t>Evaluation based on improvements needed</w:t>
      </w:r>
      <w:bookmarkEnd w:id="23"/>
      <w:r w:rsidR="000A4EE8" w:rsidRPr="006906D6">
        <w:rPr>
          <w:rFonts w:asciiTheme="majorBidi" w:hAnsiTheme="majorBidi"/>
          <w:sz w:val="24"/>
          <w:szCs w:val="24"/>
        </w:rPr>
        <w:t xml:space="preserve"> </w:t>
      </w:r>
    </w:p>
    <w:p w14:paraId="699417F2" w14:textId="77777777" w:rsidR="000A4EE8" w:rsidRPr="006906D6" w:rsidRDefault="000A4EE8" w:rsidP="000A4EE8">
      <w:pPr>
        <w:rPr>
          <w:rFonts w:asciiTheme="majorBidi" w:hAnsiTheme="majorBidi" w:cstheme="majorBidi"/>
          <w:sz w:val="24"/>
          <w:szCs w:val="24"/>
        </w:rPr>
      </w:pPr>
    </w:p>
    <w:p w14:paraId="34F7A983" w14:textId="5F281301" w:rsidR="008B014B" w:rsidRPr="006906D6" w:rsidRDefault="006A35EA" w:rsidP="008B014B">
      <w:pPr>
        <w:rPr>
          <w:rFonts w:asciiTheme="majorBidi" w:hAnsiTheme="majorBidi" w:cstheme="majorBidi"/>
          <w:sz w:val="24"/>
          <w:szCs w:val="24"/>
        </w:rPr>
      </w:pPr>
      <w:r w:rsidRPr="006906D6">
        <w:rPr>
          <w:rFonts w:asciiTheme="majorBidi" w:hAnsiTheme="majorBidi" w:cstheme="majorBidi"/>
          <w:sz w:val="24"/>
          <w:szCs w:val="24"/>
        </w:rPr>
        <w:t xml:space="preserve">Enhancing the system with all the improvements mentioned above would </w:t>
      </w:r>
      <w:r w:rsidR="00605A11" w:rsidRPr="006906D6">
        <w:rPr>
          <w:rFonts w:asciiTheme="majorBidi" w:hAnsiTheme="majorBidi" w:cstheme="majorBidi"/>
          <w:sz w:val="24"/>
          <w:szCs w:val="24"/>
        </w:rPr>
        <w:t xml:space="preserve">improve the performance and efficiency of the whole system. By adding the admin as </w:t>
      </w:r>
      <w:r w:rsidR="000B7AAF" w:rsidRPr="006906D6">
        <w:rPr>
          <w:rFonts w:asciiTheme="majorBidi" w:hAnsiTheme="majorBidi" w:cstheme="majorBidi"/>
          <w:sz w:val="24"/>
          <w:szCs w:val="24"/>
        </w:rPr>
        <w:t xml:space="preserve">an </w:t>
      </w:r>
      <w:r w:rsidR="00605A11" w:rsidRPr="006906D6">
        <w:rPr>
          <w:rFonts w:asciiTheme="majorBidi" w:hAnsiTheme="majorBidi" w:cstheme="majorBidi"/>
          <w:sz w:val="24"/>
          <w:szCs w:val="24"/>
        </w:rPr>
        <w:t xml:space="preserve">entity and </w:t>
      </w:r>
      <w:r w:rsidR="000B7AAF" w:rsidRPr="006906D6">
        <w:rPr>
          <w:rFonts w:asciiTheme="majorBidi" w:hAnsiTheme="majorBidi" w:cstheme="majorBidi"/>
          <w:sz w:val="24"/>
          <w:szCs w:val="24"/>
        </w:rPr>
        <w:t>granting</w:t>
      </w:r>
      <w:r w:rsidR="00605A11" w:rsidRPr="006906D6">
        <w:rPr>
          <w:rFonts w:asciiTheme="majorBidi" w:hAnsiTheme="majorBidi" w:cstheme="majorBidi"/>
          <w:sz w:val="24"/>
          <w:szCs w:val="24"/>
        </w:rPr>
        <w:t xml:space="preserve"> it full privileges, the system would benefit from the management of </w:t>
      </w:r>
      <w:r w:rsidR="000B7AAF" w:rsidRPr="006906D6">
        <w:rPr>
          <w:rFonts w:asciiTheme="majorBidi" w:hAnsiTheme="majorBidi" w:cstheme="majorBidi"/>
          <w:sz w:val="24"/>
          <w:szCs w:val="24"/>
        </w:rPr>
        <w:t>records</w:t>
      </w:r>
      <w:r w:rsidR="00605A11" w:rsidRPr="006906D6">
        <w:rPr>
          <w:rFonts w:asciiTheme="majorBidi" w:hAnsiTheme="majorBidi" w:cstheme="majorBidi"/>
          <w:sz w:val="24"/>
          <w:szCs w:val="24"/>
        </w:rPr>
        <w:t xml:space="preserve">, </w:t>
      </w:r>
      <w:r w:rsidR="000B7AAF" w:rsidRPr="006906D6">
        <w:rPr>
          <w:rFonts w:asciiTheme="majorBidi" w:hAnsiTheme="majorBidi" w:cstheme="majorBidi"/>
          <w:sz w:val="24"/>
          <w:szCs w:val="24"/>
        </w:rPr>
        <w:t xml:space="preserve">ensuring data integrity, organization, and professionalism. </w:t>
      </w:r>
      <w:r w:rsidR="00DC7E2A" w:rsidRPr="006906D6">
        <w:rPr>
          <w:rFonts w:asciiTheme="majorBidi" w:hAnsiTheme="majorBidi" w:cstheme="majorBidi"/>
          <w:sz w:val="24"/>
          <w:szCs w:val="24"/>
        </w:rPr>
        <w:t xml:space="preserve">The records in the system will be maintained accurately and securely </w:t>
      </w:r>
      <w:r w:rsidR="008B014B" w:rsidRPr="006906D6">
        <w:rPr>
          <w:rFonts w:asciiTheme="majorBidi" w:hAnsiTheme="majorBidi" w:cstheme="majorBidi"/>
          <w:sz w:val="24"/>
          <w:szCs w:val="24"/>
        </w:rPr>
        <w:t>by</w:t>
      </w:r>
      <w:r w:rsidR="00DC7E2A" w:rsidRPr="006906D6">
        <w:rPr>
          <w:rFonts w:asciiTheme="majorBidi" w:hAnsiTheme="majorBidi" w:cstheme="majorBidi"/>
          <w:sz w:val="24"/>
          <w:szCs w:val="24"/>
        </w:rPr>
        <w:t xml:space="preserve"> anyone who doesn’t have authorized access to the system. </w:t>
      </w:r>
      <w:r w:rsidR="008B014B" w:rsidRPr="006906D6">
        <w:rPr>
          <w:rFonts w:asciiTheme="majorBidi" w:hAnsiTheme="majorBidi" w:cstheme="majorBidi"/>
          <w:sz w:val="24"/>
          <w:szCs w:val="24"/>
        </w:rPr>
        <w:t xml:space="preserve">Adding the attributes suggested like age and gender would help with the validation; there will be </w:t>
      </w:r>
      <w:r w:rsidR="00EE4B46" w:rsidRPr="006906D6">
        <w:rPr>
          <w:rFonts w:asciiTheme="majorBidi" w:hAnsiTheme="majorBidi" w:cstheme="majorBidi"/>
          <w:sz w:val="24"/>
          <w:szCs w:val="24"/>
        </w:rPr>
        <w:t>restrictions,</w:t>
      </w:r>
      <w:r w:rsidR="008B014B" w:rsidRPr="006906D6">
        <w:rPr>
          <w:rFonts w:asciiTheme="majorBidi" w:hAnsiTheme="majorBidi" w:cstheme="majorBidi"/>
          <w:sz w:val="24"/>
          <w:szCs w:val="24"/>
        </w:rPr>
        <w:t xml:space="preserve"> and only qualified individuals will participate in the election process. </w:t>
      </w:r>
      <w:r w:rsidR="0010656E" w:rsidRPr="006906D6">
        <w:rPr>
          <w:rFonts w:asciiTheme="majorBidi" w:hAnsiTheme="majorBidi" w:cstheme="majorBidi"/>
          <w:sz w:val="24"/>
          <w:szCs w:val="24"/>
        </w:rPr>
        <w:t xml:space="preserve">The system would be more professional and organized by adding these attributes. </w:t>
      </w:r>
    </w:p>
    <w:p w14:paraId="15430E51" w14:textId="3127DF79" w:rsidR="0010656E" w:rsidRPr="006906D6" w:rsidRDefault="0010656E" w:rsidP="008B014B">
      <w:pPr>
        <w:rPr>
          <w:rFonts w:asciiTheme="majorBidi" w:hAnsiTheme="majorBidi" w:cstheme="majorBidi"/>
          <w:sz w:val="24"/>
          <w:szCs w:val="24"/>
        </w:rPr>
      </w:pPr>
      <w:r w:rsidRPr="006906D6">
        <w:rPr>
          <w:rFonts w:asciiTheme="majorBidi" w:hAnsiTheme="majorBidi" w:cstheme="majorBidi"/>
          <w:sz w:val="24"/>
          <w:szCs w:val="24"/>
        </w:rPr>
        <w:t xml:space="preserve">Security enhancements would protect sensitive data from unauthorized access, protecting the </w:t>
      </w:r>
      <w:r w:rsidR="00EE4B46" w:rsidRPr="006906D6">
        <w:rPr>
          <w:rFonts w:asciiTheme="majorBidi" w:hAnsiTheme="majorBidi" w:cstheme="majorBidi"/>
          <w:sz w:val="24"/>
          <w:szCs w:val="24"/>
        </w:rPr>
        <w:t>data and</w:t>
      </w:r>
      <w:r w:rsidRPr="006906D6">
        <w:rPr>
          <w:rFonts w:asciiTheme="majorBidi" w:hAnsiTheme="majorBidi" w:cstheme="majorBidi"/>
          <w:sz w:val="24"/>
          <w:szCs w:val="24"/>
        </w:rPr>
        <w:t xml:space="preserve"> reducing the vulnerabilities of the system</w:t>
      </w:r>
      <w:r w:rsidR="00EE4B46" w:rsidRPr="006906D6">
        <w:rPr>
          <w:rFonts w:asciiTheme="majorBidi" w:hAnsiTheme="majorBidi" w:cstheme="majorBidi"/>
          <w:sz w:val="24"/>
          <w:szCs w:val="24"/>
        </w:rPr>
        <w:t xml:space="preserve">. It is important to improve security because there might be many </w:t>
      </w:r>
      <w:r w:rsidR="00BF3E80" w:rsidRPr="006906D6">
        <w:rPr>
          <w:rFonts w:asciiTheme="majorBidi" w:hAnsiTheme="majorBidi" w:cstheme="majorBidi"/>
          <w:sz w:val="24"/>
          <w:szCs w:val="24"/>
        </w:rPr>
        <w:t xml:space="preserve">attackers that want to get access </w:t>
      </w:r>
      <w:r w:rsidR="00D36418" w:rsidRPr="006906D6">
        <w:rPr>
          <w:rFonts w:asciiTheme="majorBidi" w:hAnsiTheme="majorBidi" w:cstheme="majorBidi"/>
          <w:sz w:val="24"/>
          <w:szCs w:val="24"/>
        </w:rPr>
        <w:t>to</w:t>
      </w:r>
      <w:r w:rsidR="00BF3E80" w:rsidRPr="006906D6">
        <w:rPr>
          <w:rFonts w:asciiTheme="majorBidi" w:hAnsiTheme="majorBidi" w:cstheme="majorBidi"/>
          <w:sz w:val="24"/>
          <w:szCs w:val="24"/>
        </w:rPr>
        <w:t xml:space="preserve"> the security, reducing those vulnerabilities might increase user trust</w:t>
      </w:r>
      <w:r w:rsidR="00D36418" w:rsidRPr="006906D6">
        <w:rPr>
          <w:rFonts w:asciiTheme="majorBidi" w:hAnsiTheme="majorBidi" w:cstheme="majorBidi"/>
          <w:sz w:val="24"/>
          <w:szCs w:val="24"/>
        </w:rPr>
        <w:t xml:space="preserve">. Maintaining regular backup and recovery checks would ensure that the system will not be as vulnerable to any issues that might occur in the system such as data loss or the hardware itself and whenever any fault occurs the data will still be safe elsewhere as it will be easy to recover these data. </w:t>
      </w:r>
    </w:p>
    <w:p w14:paraId="7A665941" w14:textId="5E882D1D" w:rsidR="00D64198" w:rsidRPr="006906D6" w:rsidRDefault="00B900AC" w:rsidP="008B014B">
      <w:pPr>
        <w:rPr>
          <w:rFonts w:asciiTheme="majorBidi" w:hAnsiTheme="majorBidi" w:cstheme="majorBidi"/>
          <w:sz w:val="24"/>
          <w:szCs w:val="24"/>
        </w:rPr>
      </w:pPr>
      <w:r w:rsidRPr="006906D6">
        <w:rPr>
          <w:rFonts w:asciiTheme="majorBidi" w:hAnsiTheme="majorBidi" w:cstheme="majorBidi"/>
          <w:sz w:val="24"/>
          <w:szCs w:val="24"/>
        </w:rPr>
        <w:t>However, all</w:t>
      </w:r>
      <w:r w:rsidR="00D64198" w:rsidRPr="006906D6">
        <w:rPr>
          <w:rFonts w:asciiTheme="majorBidi" w:hAnsiTheme="majorBidi" w:cstheme="majorBidi"/>
          <w:sz w:val="24"/>
          <w:szCs w:val="24"/>
        </w:rPr>
        <w:t xml:space="preserve"> these improvements might not be cost-efficient, and</w:t>
      </w:r>
      <w:r w:rsidR="000B554E" w:rsidRPr="006906D6">
        <w:rPr>
          <w:rFonts w:asciiTheme="majorBidi" w:hAnsiTheme="majorBidi" w:cstheme="majorBidi"/>
          <w:sz w:val="24"/>
          <w:szCs w:val="24"/>
        </w:rPr>
        <w:t xml:space="preserve"> the development time will be increased. For example, </w:t>
      </w:r>
      <w:r w:rsidRPr="006906D6">
        <w:rPr>
          <w:rFonts w:asciiTheme="majorBidi" w:hAnsiTheme="majorBidi" w:cstheme="majorBidi"/>
          <w:sz w:val="24"/>
          <w:szCs w:val="24"/>
        </w:rPr>
        <w:t xml:space="preserve">adding the entity ‘admin’ into the system might increase the complexity of the system and it will require more resources and time to get this task done as other relations and tables might also get affected. Another example is data encryption as it will improve the security </w:t>
      </w:r>
      <w:r w:rsidR="00BC7342" w:rsidRPr="006906D6">
        <w:rPr>
          <w:rFonts w:asciiTheme="majorBidi" w:hAnsiTheme="majorBidi" w:cstheme="majorBidi"/>
          <w:sz w:val="24"/>
          <w:szCs w:val="24"/>
        </w:rPr>
        <w:t>of</w:t>
      </w:r>
      <w:r w:rsidRPr="006906D6">
        <w:rPr>
          <w:rFonts w:asciiTheme="majorBidi" w:hAnsiTheme="majorBidi" w:cstheme="majorBidi"/>
          <w:sz w:val="24"/>
          <w:szCs w:val="24"/>
        </w:rPr>
        <w:t xml:space="preserve"> the </w:t>
      </w:r>
      <w:r w:rsidR="00BC7342" w:rsidRPr="006906D6">
        <w:rPr>
          <w:rFonts w:asciiTheme="majorBidi" w:hAnsiTheme="majorBidi" w:cstheme="majorBidi"/>
          <w:sz w:val="24"/>
          <w:szCs w:val="24"/>
        </w:rPr>
        <w:t>system,</w:t>
      </w:r>
      <w:r w:rsidRPr="006906D6">
        <w:rPr>
          <w:rFonts w:asciiTheme="majorBidi" w:hAnsiTheme="majorBidi" w:cstheme="majorBidi"/>
          <w:sz w:val="24"/>
          <w:szCs w:val="24"/>
        </w:rPr>
        <w:t xml:space="preserve"> and the </w:t>
      </w:r>
      <w:r w:rsidR="00C3648F" w:rsidRPr="006906D6">
        <w:rPr>
          <w:rFonts w:asciiTheme="majorBidi" w:hAnsiTheme="majorBidi" w:cstheme="majorBidi"/>
          <w:sz w:val="24"/>
          <w:szCs w:val="24"/>
        </w:rPr>
        <w:t xml:space="preserve">organization will have the user's trust; the encryption and decryption of data may slow down the processing of the system. </w:t>
      </w:r>
      <w:r w:rsidR="00BC7342" w:rsidRPr="006906D6">
        <w:rPr>
          <w:rFonts w:asciiTheme="majorBidi" w:hAnsiTheme="majorBidi" w:cstheme="majorBidi"/>
          <w:sz w:val="24"/>
          <w:szCs w:val="24"/>
        </w:rPr>
        <w:t xml:space="preserve">The improvements in backup strategies may require a lot of storage which will increase the cost. </w:t>
      </w:r>
    </w:p>
    <w:p w14:paraId="7D70056C" w14:textId="5E1497F9" w:rsidR="00BC7342" w:rsidRPr="006906D6" w:rsidRDefault="00125CC8" w:rsidP="008B014B">
      <w:pPr>
        <w:rPr>
          <w:rFonts w:asciiTheme="majorBidi" w:hAnsiTheme="majorBidi" w:cstheme="majorBidi"/>
          <w:sz w:val="24"/>
          <w:szCs w:val="24"/>
        </w:rPr>
      </w:pPr>
      <w:r w:rsidRPr="006906D6">
        <w:rPr>
          <w:rFonts w:asciiTheme="majorBidi" w:hAnsiTheme="majorBidi" w:cstheme="majorBidi"/>
          <w:sz w:val="24"/>
          <w:szCs w:val="24"/>
        </w:rPr>
        <w:t>T</w:t>
      </w:r>
      <w:r w:rsidR="00BC7342" w:rsidRPr="006906D6">
        <w:rPr>
          <w:rFonts w:asciiTheme="majorBidi" w:hAnsiTheme="majorBidi" w:cstheme="majorBidi"/>
          <w:sz w:val="24"/>
          <w:szCs w:val="24"/>
        </w:rPr>
        <w:t>hose improvements would benefit the system and the user</w:t>
      </w:r>
      <w:r w:rsidRPr="006906D6">
        <w:rPr>
          <w:rFonts w:asciiTheme="majorBidi" w:hAnsiTheme="majorBidi" w:cstheme="majorBidi"/>
          <w:sz w:val="24"/>
          <w:szCs w:val="24"/>
        </w:rPr>
        <w:t xml:space="preserve"> positively as they would increase the security, the system would be more organized, and the system would support the requirements better, but unfortunately,</w:t>
      </w:r>
      <w:r w:rsidR="00BC7342" w:rsidRPr="006906D6">
        <w:rPr>
          <w:rFonts w:asciiTheme="majorBidi" w:hAnsiTheme="majorBidi" w:cstheme="majorBidi"/>
          <w:sz w:val="24"/>
          <w:szCs w:val="24"/>
        </w:rPr>
        <w:t xml:space="preserve"> they might also have other </w:t>
      </w:r>
      <w:r w:rsidRPr="006906D6">
        <w:rPr>
          <w:rFonts w:asciiTheme="majorBidi" w:hAnsiTheme="majorBidi" w:cstheme="majorBidi"/>
          <w:sz w:val="24"/>
          <w:szCs w:val="24"/>
        </w:rPr>
        <w:t xml:space="preserve">negative </w:t>
      </w:r>
      <w:r w:rsidR="00BC7342" w:rsidRPr="006906D6">
        <w:rPr>
          <w:rFonts w:asciiTheme="majorBidi" w:hAnsiTheme="majorBidi" w:cstheme="majorBidi"/>
          <w:sz w:val="24"/>
          <w:szCs w:val="24"/>
        </w:rPr>
        <w:t xml:space="preserve">consequences such as increased resources, time, and cost. </w:t>
      </w:r>
      <w:r w:rsidR="002C4720" w:rsidRPr="006906D6">
        <w:rPr>
          <w:rFonts w:asciiTheme="majorBidi" w:hAnsiTheme="majorBidi" w:cstheme="majorBidi"/>
          <w:sz w:val="24"/>
          <w:szCs w:val="24"/>
        </w:rPr>
        <w:t>Any addition</w:t>
      </w:r>
      <w:r w:rsidR="00960AC2" w:rsidRPr="006906D6">
        <w:rPr>
          <w:rFonts w:asciiTheme="majorBidi" w:hAnsiTheme="majorBidi" w:cstheme="majorBidi"/>
          <w:sz w:val="24"/>
          <w:szCs w:val="24"/>
        </w:rPr>
        <w:t>s</w:t>
      </w:r>
      <w:r w:rsidR="002C4720" w:rsidRPr="006906D6">
        <w:rPr>
          <w:rFonts w:asciiTheme="majorBidi" w:hAnsiTheme="majorBidi" w:cstheme="majorBidi"/>
          <w:sz w:val="24"/>
          <w:szCs w:val="24"/>
        </w:rPr>
        <w:t xml:space="preserve"> </w:t>
      </w:r>
      <w:r w:rsidR="00960AC2" w:rsidRPr="006906D6">
        <w:rPr>
          <w:rFonts w:asciiTheme="majorBidi" w:hAnsiTheme="majorBidi" w:cstheme="majorBidi"/>
          <w:sz w:val="24"/>
          <w:szCs w:val="24"/>
        </w:rPr>
        <w:t>to</w:t>
      </w:r>
      <w:r w:rsidR="002C4720" w:rsidRPr="006906D6">
        <w:rPr>
          <w:rFonts w:asciiTheme="majorBidi" w:hAnsiTheme="majorBidi" w:cstheme="majorBidi"/>
          <w:sz w:val="24"/>
          <w:szCs w:val="24"/>
        </w:rPr>
        <w:t xml:space="preserve"> the system might require other new updates </w:t>
      </w:r>
      <w:r w:rsidR="00960AC2" w:rsidRPr="006906D6">
        <w:rPr>
          <w:rFonts w:asciiTheme="majorBidi" w:hAnsiTheme="majorBidi" w:cstheme="majorBidi"/>
          <w:sz w:val="24"/>
          <w:szCs w:val="24"/>
        </w:rPr>
        <w:t>to</w:t>
      </w:r>
      <w:r w:rsidR="002C4720" w:rsidRPr="006906D6">
        <w:rPr>
          <w:rFonts w:asciiTheme="majorBidi" w:hAnsiTheme="majorBidi" w:cstheme="majorBidi"/>
          <w:sz w:val="24"/>
          <w:szCs w:val="24"/>
        </w:rPr>
        <w:t xml:space="preserve"> the data, entities, and attributes already there. </w:t>
      </w:r>
      <w:r w:rsidR="00960AC2" w:rsidRPr="006906D6">
        <w:rPr>
          <w:rFonts w:asciiTheme="majorBidi" w:hAnsiTheme="majorBidi" w:cstheme="majorBidi"/>
          <w:sz w:val="24"/>
          <w:szCs w:val="24"/>
        </w:rPr>
        <w:t xml:space="preserve">Adding anything to the system might make it more complex as it might take time to fix the things already there, and it will also waste money. </w:t>
      </w:r>
    </w:p>
    <w:p w14:paraId="1512F68C" w14:textId="21EB8EA4" w:rsidR="009C338B" w:rsidRPr="006906D6" w:rsidRDefault="009C338B" w:rsidP="00816D6F">
      <w:pPr>
        <w:ind w:left="576"/>
        <w:rPr>
          <w:rFonts w:asciiTheme="majorBidi" w:hAnsiTheme="majorBidi" w:cstheme="majorBidi"/>
          <w:sz w:val="24"/>
          <w:szCs w:val="24"/>
        </w:rPr>
      </w:pPr>
    </w:p>
    <w:p w14:paraId="17047AE6" w14:textId="77777777" w:rsidR="00816D6F" w:rsidRPr="006906D6" w:rsidRDefault="00816D6F" w:rsidP="009C338B">
      <w:pPr>
        <w:rPr>
          <w:rFonts w:asciiTheme="majorBidi" w:hAnsiTheme="majorBidi" w:cstheme="majorBidi"/>
          <w:sz w:val="24"/>
          <w:szCs w:val="24"/>
        </w:rPr>
      </w:pPr>
    </w:p>
    <w:p w14:paraId="7EA3D475" w14:textId="77777777" w:rsidR="00816D6F" w:rsidRPr="006906D6" w:rsidRDefault="00816D6F" w:rsidP="009C338B">
      <w:pPr>
        <w:rPr>
          <w:rFonts w:asciiTheme="majorBidi" w:hAnsiTheme="majorBidi" w:cstheme="majorBidi"/>
          <w:sz w:val="24"/>
          <w:szCs w:val="24"/>
        </w:rPr>
      </w:pPr>
    </w:p>
    <w:p w14:paraId="0B894E06" w14:textId="77777777" w:rsidR="00816D6F" w:rsidRPr="006906D6" w:rsidRDefault="00816D6F" w:rsidP="009C338B">
      <w:pPr>
        <w:rPr>
          <w:rFonts w:asciiTheme="majorBidi" w:hAnsiTheme="majorBidi" w:cstheme="majorBidi"/>
          <w:sz w:val="24"/>
          <w:szCs w:val="24"/>
        </w:rPr>
      </w:pPr>
    </w:p>
    <w:p w14:paraId="10E66C17" w14:textId="77777777" w:rsidR="00816D6F" w:rsidRPr="006906D6" w:rsidRDefault="00816D6F" w:rsidP="009C338B">
      <w:pPr>
        <w:rPr>
          <w:rFonts w:asciiTheme="majorBidi" w:hAnsiTheme="majorBidi" w:cstheme="majorBidi"/>
          <w:sz w:val="24"/>
          <w:szCs w:val="24"/>
        </w:rPr>
      </w:pPr>
    </w:p>
    <w:p w14:paraId="4B9F4084" w14:textId="77777777" w:rsidR="00816D6F" w:rsidRPr="006906D6" w:rsidRDefault="00816D6F" w:rsidP="009C338B">
      <w:pPr>
        <w:rPr>
          <w:rFonts w:asciiTheme="majorBidi" w:hAnsiTheme="majorBidi" w:cstheme="majorBidi"/>
          <w:sz w:val="24"/>
          <w:szCs w:val="24"/>
        </w:rPr>
      </w:pPr>
    </w:p>
    <w:p w14:paraId="477B2056" w14:textId="77777777" w:rsidR="00125CC8" w:rsidRPr="006906D6" w:rsidRDefault="00125CC8" w:rsidP="009C338B">
      <w:pPr>
        <w:rPr>
          <w:rFonts w:asciiTheme="majorBidi" w:hAnsiTheme="majorBidi" w:cstheme="majorBidi"/>
          <w:sz w:val="24"/>
          <w:szCs w:val="24"/>
        </w:rPr>
      </w:pPr>
    </w:p>
    <w:p w14:paraId="45402D83" w14:textId="75A1156B" w:rsidR="00816D6F" w:rsidRPr="006906D6" w:rsidRDefault="00816D6F" w:rsidP="00816D6F">
      <w:pPr>
        <w:pStyle w:val="Heading1"/>
        <w:rPr>
          <w:rFonts w:asciiTheme="majorBidi" w:hAnsiTheme="majorBidi"/>
          <w:sz w:val="24"/>
          <w:szCs w:val="24"/>
        </w:rPr>
      </w:pPr>
      <w:bookmarkStart w:id="24" w:name="_Toc176174710"/>
      <w:r w:rsidRPr="006906D6">
        <w:rPr>
          <w:rFonts w:asciiTheme="majorBidi" w:hAnsiTheme="majorBidi"/>
          <w:sz w:val="24"/>
          <w:szCs w:val="24"/>
        </w:rPr>
        <w:lastRenderedPageBreak/>
        <w:t>Reference</w:t>
      </w:r>
      <w:bookmarkEnd w:id="24"/>
      <w:r w:rsidRPr="006906D6">
        <w:rPr>
          <w:rFonts w:asciiTheme="majorBidi" w:hAnsiTheme="majorBidi"/>
          <w:sz w:val="24"/>
          <w:szCs w:val="24"/>
        </w:rPr>
        <w:t xml:space="preserve"> </w:t>
      </w:r>
    </w:p>
    <w:p w14:paraId="4110EEB0" w14:textId="3786BCC7" w:rsidR="001A05E9" w:rsidRPr="006906D6" w:rsidRDefault="001A05E9" w:rsidP="001A05E9">
      <w:pPr>
        <w:pStyle w:val="NormalWeb"/>
        <w:ind w:left="567" w:hanging="567"/>
        <w:rPr>
          <w:rFonts w:asciiTheme="majorBidi" w:hAnsiTheme="majorBidi" w:cstheme="majorBidi"/>
        </w:rPr>
      </w:pPr>
      <w:r w:rsidRPr="006906D6">
        <w:rPr>
          <w:rFonts w:asciiTheme="majorBidi" w:hAnsiTheme="majorBidi" w:cstheme="majorBidi"/>
          <w:i/>
          <w:iCs/>
        </w:rPr>
        <w:t xml:space="preserve">Database maintenance </w:t>
      </w:r>
      <w:proofErr w:type="gramStart"/>
      <w:r w:rsidRPr="006906D6">
        <w:rPr>
          <w:rFonts w:asciiTheme="majorBidi" w:hAnsiTheme="majorBidi" w:cstheme="majorBidi"/>
          <w:i/>
          <w:iCs/>
        </w:rPr>
        <w:t>explained</w:t>
      </w:r>
      <w:r w:rsidRPr="006906D6">
        <w:rPr>
          <w:rFonts w:asciiTheme="majorBidi" w:hAnsiTheme="majorBidi" w:cstheme="majorBidi"/>
        </w:rPr>
        <w:t xml:space="preserve">  </w:t>
      </w:r>
      <w:proofErr w:type="spellStart"/>
      <w:r w:rsidRPr="006906D6">
        <w:rPr>
          <w:rFonts w:asciiTheme="majorBidi" w:hAnsiTheme="majorBidi" w:cstheme="majorBidi"/>
          <w:i/>
          <w:iCs/>
        </w:rPr>
        <w:t>OfficeTools</w:t>
      </w:r>
      <w:proofErr w:type="spellEnd"/>
      <w:proofErr w:type="gramEnd"/>
      <w:r w:rsidRPr="006906D6">
        <w:rPr>
          <w:rFonts w:asciiTheme="majorBidi" w:hAnsiTheme="majorBidi" w:cstheme="majorBidi"/>
        </w:rPr>
        <w:t>. Available at:</w:t>
      </w:r>
      <w:r w:rsidR="00435FA0" w:rsidRPr="006906D6">
        <w:rPr>
          <w:rFonts w:asciiTheme="majorBidi" w:hAnsiTheme="majorBidi" w:cstheme="majorBidi"/>
        </w:rPr>
        <w:t xml:space="preserve"> </w:t>
      </w:r>
      <w:r w:rsidRPr="006906D6">
        <w:rPr>
          <w:rFonts w:asciiTheme="majorBidi" w:hAnsiTheme="majorBidi" w:cstheme="majorBidi"/>
        </w:rPr>
        <w:t xml:space="preserve">https://www.officetools.com/knowledgebase/database-maintenance-explained/ </w:t>
      </w:r>
    </w:p>
    <w:p w14:paraId="4F59AC87" w14:textId="5B96E55C" w:rsidR="006F6F8E" w:rsidRPr="006F6F8E" w:rsidRDefault="006F6F8E" w:rsidP="006F6F8E">
      <w:pPr>
        <w:rPr>
          <w:rFonts w:asciiTheme="majorBidi" w:hAnsiTheme="majorBidi" w:cstheme="majorBidi"/>
          <w:sz w:val="24"/>
          <w:szCs w:val="24"/>
          <w:lang w:val="en-US"/>
        </w:rPr>
      </w:pPr>
      <w:r w:rsidRPr="006F6F8E">
        <w:rPr>
          <w:rFonts w:asciiTheme="majorBidi" w:hAnsiTheme="majorBidi" w:cstheme="majorBidi"/>
          <w:sz w:val="24"/>
          <w:szCs w:val="24"/>
          <w:lang w:val="en-US"/>
        </w:rPr>
        <w:t xml:space="preserve">Odogwu, C. (2022) </w:t>
      </w:r>
      <w:r w:rsidRPr="006F6F8E">
        <w:rPr>
          <w:rFonts w:asciiTheme="majorBidi" w:hAnsiTheme="majorBidi" w:cstheme="majorBidi"/>
          <w:i/>
          <w:iCs/>
          <w:sz w:val="24"/>
          <w:szCs w:val="24"/>
          <w:lang w:val="en-US"/>
        </w:rPr>
        <w:t xml:space="preserve">What is database maintenance and why is it </w:t>
      </w:r>
      <w:proofErr w:type="gramStart"/>
      <w:r w:rsidRPr="006F6F8E">
        <w:rPr>
          <w:rFonts w:asciiTheme="majorBidi" w:hAnsiTheme="majorBidi" w:cstheme="majorBidi"/>
          <w:i/>
          <w:iCs/>
          <w:sz w:val="24"/>
          <w:szCs w:val="24"/>
          <w:lang w:val="en-US"/>
        </w:rPr>
        <w:t>important?</w:t>
      </w:r>
      <w:r w:rsidRPr="006F6F8E">
        <w:rPr>
          <w:rFonts w:asciiTheme="majorBidi" w:hAnsiTheme="majorBidi" w:cstheme="majorBidi"/>
          <w:sz w:val="24"/>
          <w:szCs w:val="24"/>
          <w:lang w:val="en-US"/>
        </w:rPr>
        <w:t>,</w:t>
      </w:r>
      <w:proofErr w:type="gramEnd"/>
      <w:r w:rsidRPr="006F6F8E">
        <w:rPr>
          <w:rFonts w:asciiTheme="majorBidi" w:hAnsiTheme="majorBidi" w:cstheme="majorBidi"/>
          <w:sz w:val="24"/>
          <w:szCs w:val="24"/>
          <w:lang w:val="en-US"/>
        </w:rPr>
        <w:t xml:space="preserve"> </w:t>
      </w:r>
      <w:r w:rsidRPr="006F6F8E">
        <w:rPr>
          <w:rFonts w:asciiTheme="majorBidi" w:hAnsiTheme="majorBidi" w:cstheme="majorBidi"/>
          <w:i/>
          <w:iCs/>
          <w:sz w:val="24"/>
          <w:szCs w:val="24"/>
          <w:lang w:val="en-US"/>
        </w:rPr>
        <w:t>MUO</w:t>
      </w:r>
      <w:r w:rsidRPr="006F6F8E">
        <w:rPr>
          <w:rFonts w:asciiTheme="majorBidi" w:hAnsiTheme="majorBidi" w:cstheme="majorBidi"/>
          <w:sz w:val="24"/>
          <w:szCs w:val="24"/>
          <w:lang w:val="en-US"/>
        </w:rPr>
        <w:t xml:space="preserve">. Available at: https://www.makeuseof.com/what-is-database-maintenance/ </w:t>
      </w:r>
      <w:r w:rsidRPr="006906D6">
        <w:rPr>
          <w:rFonts w:asciiTheme="majorBidi" w:hAnsiTheme="majorBidi" w:cstheme="majorBidi"/>
          <w:sz w:val="24"/>
          <w:szCs w:val="24"/>
          <w:lang w:val="en-US"/>
        </w:rPr>
        <w:t xml:space="preserve"> </w:t>
      </w:r>
    </w:p>
    <w:p w14:paraId="7D28F9E1" w14:textId="229781C0" w:rsidR="007F2A50" w:rsidRPr="007F2A50" w:rsidRDefault="007F2A50" w:rsidP="007F2A50">
      <w:pPr>
        <w:rPr>
          <w:rFonts w:asciiTheme="majorBidi" w:hAnsiTheme="majorBidi" w:cstheme="majorBidi"/>
          <w:sz w:val="24"/>
          <w:szCs w:val="24"/>
          <w:lang w:val="en-US"/>
        </w:rPr>
      </w:pPr>
      <w:r w:rsidRPr="007F2A50">
        <w:rPr>
          <w:rFonts w:asciiTheme="majorBidi" w:hAnsiTheme="majorBidi" w:cstheme="majorBidi"/>
          <w:i/>
          <w:iCs/>
          <w:sz w:val="24"/>
          <w:szCs w:val="24"/>
          <w:lang w:val="en-US"/>
        </w:rPr>
        <w:t xml:space="preserve">Database maintenance </w:t>
      </w:r>
      <w:proofErr w:type="gramStart"/>
      <w:r w:rsidRPr="007F2A50">
        <w:rPr>
          <w:rFonts w:asciiTheme="majorBidi" w:hAnsiTheme="majorBidi" w:cstheme="majorBidi"/>
          <w:i/>
          <w:iCs/>
          <w:sz w:val="24"/>
          <w:szCs w:val="24"/>
          <w:lang w:val="en-US"/>
        </w:rPr>
        <w:t>explained</w:t>
      </w:r>
      <w:r w:rsidRPr="007F2A50">
        <w:rPr>
          <w:rFonts w:asciiTheme="majorBidi" w:hAnsiTheme="majorBidi" w:cstheme="majorBidi"/>
          <w:sz w:val="24"/>
          <w:szCs w:val="24"/>
          <w:lang w:val="en-US"/>
        </w:rPr>
        <w:t xml:space="preserve">  </w:t>
      </w:r>
      <w:proofErr w:type="spellStart"/>
      <w:r w:rsidRPr="007F2A50">
        <w:rPr>
          <w:rFonts w:asciiTheme="majorBidi" w:hAnsiTheme="majorBidi" w:cstheme="majorBidi"/>
          <w:i/>
          <w:iCs/>
          <w:sz w:val="24"/>
          <w:szCs w:val="24"/>
          <w:lang w:val="en-US"/>
        </w:rPr>
        <w:t>OfficeTools</w:t>
      </w:r>
      <w:proofErr w:type="spellEnd"/>
      <w:proofErr w:type="gramEnd"/>
      <w:r w:rsidRPr="007F2A50">
        <w:rPr>
          <w:rFonts w:asciiTheme="majorBidi" w:hAnsiTheme="majorBidi" w:cstheme="majorBidi"/>
          <w:sz w:val="24"/>
          <w:szCs w:val="24"/>
          <w:lang w:val="en-US"/>
        </w:rPr>
        <w:t xml:space="preserve">. Available at: https://www.officetools.com/knowledgebase/database-maintenance-explained/ </w:t>
      </w:r>
    </w:p>
    <w:p w14:paraId="560010F6" w14:textId="69A2AAB8" w:rsidR="00F951A0" w:rsidRPr="00F951A0" w:rsidRDefault="00F951A0" w:rsidP="00F951A0">
      <w:pPr>
        <w:rPr>
          <w:rFonts w:asciiTheme="majorBidi" w:hAnsiTheme="majorBidi" w:cstheme="majorBidi"/>
          <w:sz w:val="24"/>
          <w:szCs w:val="24"/>
          <w:lang w:val="en-US"/>
        </w:rPr>
      </w:pPr>
      <w:r w:rsidRPr="00F951A0">
        <w:rPr>
          <w:rFonts w:asciiTheme="majorBidi" w:hAnsiTheme="majorBidi" w:cstheme="majorBidi"/>
          <w:sz w:val="24"/>
          <w:szCs w:val="24"/>
          <w:lang w:val="en-US"/>
        </w:rPr>
        <w:t xml:space="preserve">390 (2023) </w:t>
      </w:r>
      <w:r w:rsidRPr="00F951A0">
        <w:rPr>
          <w:rFonts w:asciiTheme="majorBidi" w:hAnsiTheme="majorBidi" w:cstheme="majorBidi"/>
          <w:i/>
          <w:iCs/>
          <w:sz w:val="24"/>
          <w:szCs w:val="24"/>
          <w:lang w:val="en-US"/>
        </w:rPr>
        <w:t xml:space="preserve">What is database maintenance and why is it </w:t>
      </w:r>
      <w:proofErr w:type="gramStart"/>
      <w:r w:rsidRPr="00F951A0">
        <w:rPr>
          <w:rFonts w:asciiTheme="majorBidi" w:hAnsiTheme="majorBidi" w:cstheme="majorBidi"/>
          <w:i/>
          <w:iCs/>
          <w:sz w:val="24"/>
          <w:szCs w:val="24"/>
          <w:lang w:val="en-US"/>
        </w:rPr>
        <w:t>important?</w:t>
      </w:r>
      <w:r w:rsidRPr="00F951A0">
        <w:rPr>
          <w:rFonts w:asciiTheme="majorBidi" w:hAnsiTheme="majorBidi" w:cstheme="majorBidi"/>
          <w:sz w:val="24"/>
          <w:szCs w:val="24"/>
          <w:lang w:val="en-US"/>
        </w:rPr>
        <w:t>,</w:t>
      </w:r>
      <w:proofErr w:type="gramEnd"/>
      <w:r w:rsidRPr="00F951A0">
        <w:rPr>
          <w:rFonts w:asciiTheme="majorBidi" w:hAnsiTheme="majorBidi" w:cstheme="majorBidi"/>
          <w:sz w:val="24"/>
          <w:szCs w:val="24"/>
          <w:lang w:val="en-US"/>
        </w:rPr>
        <w:t xml:space="preserve"> </w:t>
      </w:r>
      <w:r w:rsidRPr="00F951A0">
        <w:rPr>
          <w:rFonts w:asciiTheme="majorBidi" w:hAnsiTheme="majorBidi" w:cstheme="majorBidi"/>
          <w:i/>
          <w:iCs/>
          <w:sz w:val="24"/>
          <w:szCs w:val="24"/>
          <w:lang w:val="en-US"/>
        </w:rPr>
        <w:t xml:space="preserve">The Tech </w:t>
      </w:r>
      <w:proofErr w:type="spellStart"/>
      <w:r w:rsidRPr="00F951A0">
        <w:rPr>
          <w:rFonts w:asciiTheme="majorBidi" w:hAnsiTheme="majorBidi" w:cstheme="majorBidi"/>
          <w:i/>
          <w:iCs/>
          <w:sz w:val="24"/>
          <w:szCs w:val="24"/>
          <w:lang w:val="en-US"/>
        </w:rPr>
        <w:t>Edvocate</w:t>
      </w:r>
      <w:proofErr w:type="spellEnd"/>
      <w:r w:rsidRPr="00F951A0">
        <w:rPr>
          <w:rFonts w:asciiTheme="majorBidi" w:hAnsiTheme="majorBidi" w:cstheme="majorBidi"/>
          <w:sz w:val="24"/>
          <w:szCs w:val="24"/>
          <w:lang w:val="en-US"/>
        </w:rPr>
        <w:t xml:space="preserve">. Available at: https://www.thetechedvocate.org/what-is-database-maintenance-and-why-is-it-important/  </w:t>
      </w:r>
    </w:p>
    <w:p w14:paraId="184DD041" w14:textId="77777777" w:rsidR="009634A4" w:rsidRPr="006906D6" w:rsidRDefault="009634A4" w:rsidP="009C338B">
      <w:pPr>
        <w:rPr>
          <w:rFonts w:asciiTheme="majorBidi" w:hAnsiTheme="majorBidi" w:cstheme="majorBidi"/>
          <w:sz w:val="24"/>
          <w:szCs w:val="24"/>
          <w:lang w:val="en-US"/>
        </w:rPr>
      </w:pPr>
    </w:p>
    <w:p w14:paraId="447CCE69" w14:textId="7356B822" w:rsidR="001E054A" w:rsidRPr="006906D6" w:rsidRDefault="001E054A" w:rsidP="001E054A">
      <w:pPr>
        <w:rPr>
          <w:rFonts w:asciiTheme="majorBidi" w:hAnsiTheme="majorBidi" w:cstheme="majorBidi"/>
          <w:sz w:val="24"/>
          <w:szCs w:val="24"/>
        </w:rPr>
      </w:pPr>
    </w:p>
    <w:sectPr w:rsidR="001E054A" w:rsidRPr="006906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67BC97" w14:textId="77777777" w:rsidR="009A7BF4" w:rsidRDefault="009A7BF4" w:rsidP="00BC0207">
      <w:pPr>
        <w:spacing w:after="0" w:line="240" w:lineRule="auto"/>
      </w:pPr>
      <w:r>
        <w:separator/>
      </w:r>
    </w:p>
  </w:endnote>
  <w:endnote w:type="continuationSeparator" w:id="0">
    <w:p w14:paraId="03B56630" w14:textId="77777777" w:rsidR="009A7BF4" w:rsidRDefault="009A7BF4" w:rsidP="00BC0207">
      <w:pPr>
        <w:spacing w:after="0" w:line="240" w:lineRule="auto"/>
      </w:pPr>
      <w:r>
        <w:continuationSeparator/>
      </w:r>
    </w:p>
  </w:endnote>
  <w:endnote w:type="continuationNotice" w:id="1">
    <w:p w14:paraId="56B498E4" w14:textId="77777777" w:rsidR="009A7BF4" w:rsidRDefault="009A7B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A075B4" w14:textId="77777777" w:rsidR="009A7BF4" w:rsidRDefault="009A7BF4" w:rsidP="00BC0207">
      <w:pPr>
        <w:spacing w:after="0" w:line="240" w:lineRule="auto"/>
      </w:pPr>
      <w:r>
        <w:separator/>
      </w:r>
    </w:p>
  </w:footnote>
  <w:footnote w:type="continuationSeparator" w:id="0">
    <w:p w14:paraId="78734D2D" w14:textId="77777777" w:rsidR="009A7BF4" w:rsidRDefault="009A7BF4" w:rsidP="00BC0207">
      <w:pPr>
        <w:spacing w:after="0" w:line="240" w:lineRule="auto"/>
      </w:pPr>
      <w:r>
        <w:continuationSeparator/>
      </w:r>
    </w:p>
  </w:footnote>
  <w:footnote w:type="continuationNotice" w:id="1">
    <w:p w14:paraId="02C0468C" w14:textId="77777777" w:rsidR="009A7BF4" w:rsidRDefault="009A7BF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D26C3"/>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4F1338C"/>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D2623F"/>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690BA3"/>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DF1F0F"/>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1222B3"/>
    <w:multiLevelType w:val="hybridMultilevel"/>
    <w:tmpl w:val="50C8982E"/>
    <w:lvl w:ilvl="0" w:tplc="4D260886">
      <w:numFmt w:val="bullet"/>
      <w:lvlText w:val="-"/>
      <w:lvlJc w:val="left"/>
      <w:pPr>
        <w:ind w:left="936" w:hanging="360"/>
      </w:pPr>
      <w:rPr>
        <w:rFonts w:ascii="Calibri" w:eastAsiaTheme="minorHAnsi" w:hAnsi="Calibri" w:cs="Calibri"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 w15:restartNumberingAfterBreak="0">
    <w:nsid w:val="35ED12FC"/>
    <w:multiLevelType w:val="multilevel"/>
    <w:tmpl w:val="E50EDB52"/>
    <w:lvl w:ilvl="0">
      <w:start w:val="1"/>
      <w:numFmt w:val="decimal"/>
      <w:lvlText w:val="%1."/>
      <w:lvlJc w:val="left"/>
      <w:pPr>
        <w:ind w:left="480" w:hanging="480"/>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3168"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5184" w:hanging="2160"/>
      </w:pPr>
      <w:rPr>
        <w:rFonts w:hint="default"/>
      </w:rPr>
    </w:lvl>
    <w:lvl w:ilvl="8">
      <w:start w:val="1"/>
      <w:numFmt w:val="decimal"/>
      <w:lvlText w:val="%1.%2.%3.%4.%5.%6.%7.%8.%9."/>
      <w:lvlJc w:val="left"/>
      <w:pPr>
        <w:ind w:left="5616" w:hanging="2160"/>
      </w:pPr>
      <w:rPr>
        <w:rFonts w:hint="default"/>
      </w:rPr>
    </w:lvl>
  </w:abstractNum>
  <w:abstractNum w:abstractNumId="7" w15:restartNumberingAfterBreak="0">
    <w:nsid w:val="59932A9D"/>
    <w:multiLevelType w:val="hybridMultilevel"/>
    <w:tmpl w:val="4B883902"/>
    <w:lvl w:ilvl="0" w:tplc="456468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6A6D4C"/>
    <w:multiLevelType w:val="hybridMultilevel"/>
    <w:tmpl w:val="8CAAF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DE5A45"/>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48B5832"/>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ABF48CD"/>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B8B68B0"/>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F775DBC"/>
    <w:multiLevelType w:val="hybridMultilevel"/>
    <w:tmpl w:val="8CAAF8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6014354">
    <w:abstractNumId w:val="0"/>
  </w:num>
  <w:num w:numId="2" w16cid:durableId="909729706">
    <w:abstractNumId w:val="6"/>
  </w:num>
  <w:num w:numId="3" w16cid:durableId="1643844435">
    <w:abstractNumId w:val="0"/>
  </w:num>
  <w:num w:numId="4" w16cid:durableId="978387121">
    <w:abstractNumId w:val="0"/>
  </w:num>
  <w:num w:numId="5" w16cid:durableId="374622832">
    <w:abstractNumId w:val="8"/>
  </w:num>
  <w:num w:numId="6" w16cid:durableId="708068519">
    <w:abstractNumId w:val="9"/>
  </w:num>
  <w:num w:numId="7" w16cid:durableId="873662510">
    <w:abstractNumId w:val="0"/>
  </w:num>
  <w:num w:numId="8" w16cid:durableId="1420828795">
    <w:abstractNumId w:val="10"/>
  </w:num>
  <w:num w:numId="9" w16cid:durableId="1061438110">
    <w:abstractNumId w:val="11"/>
  </w:num>
  <w:num w:numId="10" w16cid:durableId="1299607732">
    <w:abstractNumId w:val="1"/>
  </w:num>
  <w:num w:numId="11" w16cid:durableId="983893515">
    <w:abstractNumId w:val="4"/>
  </w:num>
  <w:num w:numId="12" w16cid:durableId="2139372759">
    <w:abstractNumId w:val="13"/>
  </w:num>
  <w:num w:numId="13" w16cid:durableId="260912379">
    <w:abstractNumId w:val="3"/>
  </w:num>
  <w:num w:numId="14" w16cid:durableId="1376000528">
    <w:abstractNumId w:val="2"/>
  </w:num>
  <w:num w:numId="15" w16cid:durableId="19774895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85896386">
    <w:abstractNumId w:val="12"/>
  </w:num>
  <w:num w:numId="17" w16cid:durableId="491486350">
    <w:abstractNumId w:val="0"/>
  </w:num>
  <w:num w:numId="18" w16cid:durableId="115803853">
    <w:abstractNumId w:val="7"/>
  </w:num>
  <w:num w:numId="19" w16cid:durableId="684993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29"/>
    <w:rsid w:val="000004BE"/>
    <w:rsid w:val="00000785"/>
    <w:rsid w:val="00002ADB"/>
    <w:rsid w:val="00003555"/>
    <w:rsid w:val="00007981"/>
    <w:rsid w:val="000109AB"/>
    <w:rsid w:val="00011697"/>
    <w:rsid w:val="0001409A"/>
    <w:rsid w:val="0002216A"/>
    <w:rsid w:val="000250B7"/>
    <w:rsid w:val="00026F61"/>
    <w:rsid w:val="000328F7"/>
    <w:rsid w:val="00034DFC"/>
    <w:rsid w:val="000426F3"/>
    <w:rsid w:val="000461A2"/>
    <w:rsid w:val="00061DAC"/>
    <w:rsid w:val="00063A04"/>
    <w:rsid w:val="0006470C"/>
    <w:rsid w:val="00065FFD"/>
    <w:rsid w:val="00066721"/>
    <w:rsid w:val="0007017C"/>
    <w:rsid w:val="000806E2"/>
    <w:rsid w:val="00081AEE"/>
    <w:rsid w:val="00081E7B"/>
    <w:rsid w:val="00084300"/>
    <w:rsid w:val="00084C63"/>
    <w:rsid w:val="0008675A"/>
    <w:rsid w:val="00096869"/>
    <w:rsid w:val="000A4E92"/>
    <w:rsid w:val="000A4EE8"/>
    <w:rsid w:val="000B24A2"/>
    <w:rsid w:val="000B554E"/>
    <w:rsid w:val="000B5E1D"/>
    <w:rsid w:val="000B6173"/>
    <w:rsid w:val="000B6444"/>
    <w:rsid w:val="000B7AAF"/>
    <w:rsid w:val="000B7BBC"/>
    <w:rsid w:val="000C2222"/>
    <w:rsid w:val="000C5363"/>
    <w:rsid w:val="000C77A7"/>
    <w:rsid w:val="000D0B23"/>
    <w:rsid w:val="000D1B61"/>
    <w:rsid w:val="000D5178"/>
    <w:rsid w:val="000D77B0"/>
    <w:rsid w:val="000E148C"/>
    <w:rsid w:val="000E333E"/>
    <w:rsid w:val="000E3C07"/>
    <w:rsid w:val="000E44A1"/>
    <w:rsid w:val="000E7503"/>
    <w:rsid w:val="000F0C62"/>
    <w:rsid w:val="000F1DEA"/>
    <w:rsid w:val="000F3922"/>
    <w:rsid w:val="000F406A"/>
    <w:rsid w:val="000F4300"/>
    <w:rsid w:val="000F4A65"/>
    <w:rsid w:val="000F5EFF"/>
    <w:rsid w:val="0010262A"/>
    <w:rsid w:val="00103CB3"/>
    <w:rsid w:val="00104765"/>
    <w:rsid w:val="0010656E"/>
    <w:rsid w:val="0011462A"/>
    <w:rsid w:val="001167BE"/>
    <w:rsid w:val="00120CFE"/>
    <w:rsid w:val="00122CE3"/>
    <w:rsid w:val="00125248"/>
    <w:rsid w:val="00125CC8"/>
    <w:rsid w:val="0012661C"/>
    <w:rsid w:val="00131EBD"/>
    <w:rsid w:val="00132B02"/>
    <w:rsid w:val="0014175B"/>
    <w:rsid w:val="001419AE"/>
    <w:rsid w:val="00142A1B"/>
    <w:rsid w:val="0014311E"/>
    <w:rsid w:val="00143FB8"/>
    <w:rsid w:val="00145D01"/>
    <w:rsid w:val="0015189C"/>
    <w:rsid w:val="00154AAD"/>
    <w:rsid w:val="00155EC2"/>
    <w:rsid w:val="00157FC8"/>
    <w:rsid w:val="00164EE2"/>
    <w:rsid w:val="00171A3C"/>
    <w:rsid w:val="001738ED"/>
    <w:rsid w:val="001760D9"/>
    <w:rsid w:val="00177870"/>
    <w:rsid w:val="00180176"/>
    <w:rsid w:val="0018079D"/>
    <w:rsid w:val="001811C5"/>
    <w:rsid w:val="001817AD"/>
    <w:rsid w:val="00182455"/>
    <w:rsid w:val="00183D39"/>
    <w:rsid w:val="001953E9"/>
    <w:rsid w:val="00195AAC"/>
    <w:rsid w:val="001979CC"/>
    <w:rsid w:val="001A05E9"/>
    <w:rsid w:val="001A0E64"/>
    <w:rsid w:val="001A21AF"/>
    <w:rsid w:val="001B07EF"/>
    <w:rsid w:val="001B0C6C"/>
    <w:rsid w:val="001B302B"/>
    <w:rsid w:val="001B5073"/>
    <w:rsid w:val="001C1FA9"/>
    <w:rsid w:val="001C2FBB"/>
    <w:rsid w:val="001C4E6C"/>
    <w:rsid w:val="001D0EF9"/>
    <w:rsid w:val="001D633C"/>
    <w:rsid w:val="001D737F"/>
    <w:rsid w:val="001E054A"/>
    <w:rsid w:val="001E1676"/>
    <w:rsid w:val="001E2192"/>
    <w:rsid w:val="001E21E8"/>
    <w:rsid w:val="001E7E84"/>
    <w:rsid w:val="001F6967"/>
    <w:rsid w:val="00214B87"/>
    <w:rsid w:val="002155AB"/>
    <w:rsid w:val="00215A77"/>
    <w:rsid w:val="002201B3"/>
    <w:rsid w:val="0022202C"/>
    <w:rsid w:val="00222A34"/>
    <w:rsid w:val="00222B02"/>
    <w:rsid w:val="002346DF"/>
    <w:rsid w:val="00234F9A"/>
    <w:rsid w:val="00242521"/>
    <w:rsid w:val="00243894"/>
    <w:rsid w:val="00244BBA"/>
    <w:rsid w:val="00246248"/>
    <w:rsid w:val="0024632D"/>
    <w:rsid w:val="00250094"/>
    <w:rsid w:val="002558BA"/>
    <w:rsid w:val="00260564"/>
    <w:rsid w:val="00266B82"/>
    <w:rsid w:val="002748EB"/>
    <w:rsid w:val="0027683C"/>
    <w:rsid w:val="00276B55"/>
    <w:rsid w:val="00277AFA"/>
    <w:rsid w:val="00280090"/>
    <w:rsid w:val="0028125A"/>
    <w:rsid w:val="00281330"/>
    <w:rsid w:val="00284135"/>
    <w:rsid w:val="00284E64"/>
    <w:rsid w:val="00285940"/>
    <w:rsid w:val="00287538"/>
    <w:rsid w:val="002878F9"/>
    <w:rsid w:val="00291CA3"/>
    <w:rsid w:val="002A15D4"/>
    <w:rsid w:val="002A38B1"/>
    <w:rsid w:val="002A3C3A"/>
    <w:rsid w:val="002A7F08"/>
    <w:rsid w:val="002B0E0D"/>
    <w:rsid w:val="002B31CF"/>
    <w:rsid w:val="002C444C"/>
    <w:rsid w:val="002C4720"/>
    <w:rsid w:val="002C47E3"/>
    <w:rsid w:val="002C6C1C"/>
    <w:rsid w:val="002C6EB8"/>
    <w:rsid w:val="002D05A2"/>
    <w:rsid w:val="002D0B59"/>
    <w:rsid w:val="002D2B43"/>
    <w:rsid w:val="002D2F5B"/>
    <w:rsid w:val="002D5B13"/>
    <w:rsid w:val="002D5D9F"/>
    <w:rsid w:val="002D662D"/>
    <w:rsid w:val="002E036B"/>
    <w:rsid w:val="002E193E"/>
    <w:rsid w:val="002E5662"/>
    <w:rsid w:val="002E73E6"/>
    <w:rsid w:val="002F6C8F"/>
    <w:rsid w:val="002F7D1A"/>
    <w:rsid w:val="003004BB"/>
    <w:rsid w:val="0030478F"/>
    <w:rsid w:val="00305A5D"/>
    <w:rsid w:val="003067A3"/>
    <w:rsid w:val="00307D40"/>
    <w:rsid w:val="00312A76"/>
    <w:rsid w:val="003178FB"/>
    <w:rsid w:val="00317F36"/>
    <w:rsid w:val="00320EF5"/>
    <w:rsid w:val="003256F4"/>
    <w:rsid w:val="00326175"/>
    <w:rsid w:val="003314A9"/>
    <w:rsid w:val="00334E92"/>
    <w:rsid w:val="003350C6"/>
    <w:rsid w:val="00343FAB"/>
    <w:rsid w:val="00345E23"/>
    <w:rsid w:val="00350ABE"/>
    <w:rsid w:val="00351F59"/>
    <w:rsid w:val="00353B51"/>
    <w:rsid w:val="00353F5E"/>
    <w:rsid w:val="0036018D"/>
    <w:rsid w:val="003620E5"/>
    <w:rsid w:val="00364D9B"/>
    <w:rsid w:val="00376766"/>
    <w:rsid w:val="0037729A"/>
    <w:rsid w:val="00380C93"/>
    <w:rsid w:val="00386A11"/>
    <w:rsid w:val="00387918"/>
    <w:rsid w:val="00394E21"/>
    <w:rsid w:val="00396764"/>
    <w:rsid w:val="00397185"/>
    <w:rsid w:val="003A39E0"/>
    <w:rsid w:val="003B6632"/>
    <w:rsid w:val="003B6E43"/>
    <w:rsid w:val="003C0B5B"/>
    <w:rsid w:val="003C5E78"/>
    <w:rsid w:val="003C7896"/>
    <w:rsid w:val="003D1710"/>
    <w:rsid w:val="003D68C7"/>
    <w:rsid w:val="003E0008"/>
    <w:rsid w:val="003E2AB0"/>
    <w:rsid w:val="003E36DB"/>
    <w:rsid w:val="003E6227"/>
    <w:rsid w:val="003F1040"/>
    <w:rsid w:val="003F2C11"/>
    <w:rsid w:val="003F4E37"/>
    <w:rsid w:val="003F5B71"/>
    <w:rsid w:val="003F6367"/>
    <w:rsid w:val="00402691"/>
    <w:rsid w:val="004050F9"/>
    <w:rsid w:val="00412AAF"/>
    <w:rsid w:val="00413F9A"/>
    <w:rsid w:val="0041430D"/>
    <w:rsid w:val="0041581F"/>
    <w:rsid w:val="0041683A"/>
    <w:rsid w:val="00422C68"/>
    <w:rsid w:val="00422D91"/>
    <w:rsid w:val="0042515E"/>
    <w:rsid w:val="004267A1"/>
    <w:rsid w:val="00430193"/>
    <w:rsid w:val="00430FFC"/>
    <w:rsid w:val="00431314"/>
    <w:rsid w:val="00431707"/>
    <w:rsid w:val="0043191F"/>
    <w:rsid w:val="00434052"/>
    <w:rsid w:val="00434847"/>
    <w:rsid w:val="00435FA0"/>
    <w:rsid w:val="00436FED"/>
    <w:rsid w:val="004412F2"/>
    <w:rsid w:val="004416D6"/>
    <w:rsid w:val="00447751"/>
    <w:rsid w:val="00452726"/>
    <w:rsid w:val="00452FB1"/>
    <w:rsid w:val="00454F51"/>
    <w:rsid w:val="00455F57"/>
    <w:rsid w:val="00457080"/>
    <w:rsid w:val="00457BBF"/>
    <w:rsid w:val="00461CE6"/>
    <w:rsid w:val="0046782F"/>
    <w:rsid w:val="004734E2"/>
    <w:rsid w:val="00473FD1"/>
    <w:rsid w:val="00475D73"/>
    <w:rsid w:val="00482D5C"/>
    <w:rsid w:val="00484C31"/>
    <w:rsid w:val="00487933"/>
    <w:rsid w:val="00487CCD"/>
    <w:rsid w:val="00490760"/>
    <w:rsid w:val="00490E75"/>
    <w:rsid w:val="00491617"/>
    <w:rsid w:val="00496B5C"/>
    <w:rsid w:val="004A120C"/>
    <w:rsid w:val="004A6079"/>
    <w:rsid w:val="004A73AC"/>
    <w:rsid w:val="004B37C1"/>
    <w:rsid w:val="004B4802"/>
    <w:rsid w:val="004B7529"/>
    <w:rsid w:val="004B76EF"/>
    <w:rsid w:val="004C7876"/>
    <w:rsid w:val="004D1280"/>
    <w:rsid w:val="004D2357"/>
    <w:rsid w:val="004D4B1E"/>
    <w:rsid w:val="004D4BC3"/>
    <w:rsid w:val="004D5940"/>
    <w:rsid w:val="004D5E36"/>
    <w:rsid w:val="004D6A49"/>
    <w:rsid w:val="004E4B22"/>
    <w:rsid w:val="004E4F49"/>
    <w:rsid w:val="004F2B55"/>
    <w:rsid w:val="004F2D91"/>
    <w:rsid w:val="004F799D"/>
    <w:rsid w:val="0050017D"/>
    <w:rsid w:val="0050021C"/>
    <w:rsid w:val="00503CD6"/>
    <w:rsid w:val="00504FED"/>
    <w:rsid w:val="00507AD7"/>
    <w:rsid w:val="00512C24"/>
    <w:rsid w:val="005130A6"/>
    <w:rsid w:val="00515D30"/>
    <w:rsid w:val="00515FDC"/>
    <w:rsid w:val="0052094A"/>
    <w:rsid w:val="00526BA9"/>
    <w:rsid w:val="005279C0"/>
    <w:rsid w:val="005361F1"/>
    <w:rsid w:val="00536B5E"/>
    <w:rsid w:val="00536EBC"/>
    <w:rsid w:val="00546FBD"/>
    <w:rsid w:val="00547A23"/>
    <w:rsid w:val="00550243"/>
    <w:rsid w:val="00551ABA"/>
    <w:rsid w:val="00554CE7"/>
    <w:rsid w:val="00556E97"/>
    <w:rsid w:val="00561833"/>
    <w:rsid w:val="00562039"/>
    <w:rsid w:val="00563222"/>
    <w:rsid w:val="00563429"/>
    <w:rsid w:val="00565313"/>
    <w:rsid w:val="005700F4"/>
    <w:rsid w:val="00570EF9"/>
    <w:rsid w:val="00575284"/>
    <w:rsid w:val="005776D5"/>
    <w:rsid w:val="00580677"/>
    <w:rsid w:val="00582432"/>
    <w:rsid w:val="005838BC"/>
    <w:rsid w:val="00584E8C"/>
    <w:rsid w:val="00585D47"/>
    <w:rsid w:val="00592306"/>
    <w:rsid w:val="00593362"/>
    <w:rsid w:val="00596DE9"/>
    <w:rsid w:val="005A1C9B"/>
    <w:rsid w:val="005A3322"/>
    <w:rsid w:val="005A5AED"/>
    <w:rsid w:val="005A60A8"/>
    <w:rsid w:val="005A6A43"/>
    <w:rsid w:val="005B6A8F"/>
    <w:rsid w:val="005C75FF"/>
    <w:rsid w:val="005C7BFD"/>
    <w:rsid w:val="005D104B"/>
    <w:rsid w:val="005D49CE"/>
    <w:rsid w:val="005D60F4"/>
    <w:rsid w:val="005D7C6F"/>
    <w:rsid w:val="005E1CB2"/>
    <w:rsid w:val="005E64F7"/>
    <w:rsid w:val="005F5728"/>
    <w:rsid w:val="005F5BA2"/>
    <w:rsid w:val="00601658"/>
    <w:rsid w:val="00605A11"/>
    <w:rsid w:val="006102A2"/>
    <w:rsid w:val="00615D28"/>
    <w:rsid w:val="00616D6F"/>
    <w:rsid w:val="00617C14"/>
    <w:rsid w:val="006215F2"/>
    <w:rsid w:val="00622795"/>
    <w:rsid w:val="00626735"/>
    <w:rsid w:val="006375CA"/>
    <w:rsid w:val="00637EDB"/>
    <w:rsid w:val="00640272"/>
    <w:rsid w:val="00642C87"/>
    <w:rsid w:val="00646BAB"/>
    <w:rsid w:val="00650B31"/>
    <w:rsid w:val="00656D64"/>
    <w:rsid w:val="00664D98"/>
    <w:rsid w:val="00665240"/>
    <w:rsid w:val="00673218"/>
    <w:rsid w:val="00677CF6"/>
    <w:rsid w:val="006813E6"/>
    <w:rsid w:val="00685269"/>
    <w:rsid w:val="006906D6"/>
    <w:rsid w:val="006910C2"/>
    <w:rsid w:val="006926B4"/>
    <w:rsid w:val="0069497E"/>
    <w:rsid w:val="00695751"/>
    <w:rsid w:val="00696C45"/>
    <w:rsid w:val="006A11B9"/>
    <w:rsid w:val="006A2018"/>
    <w:rsid w:val="006A35EA"/>
    <w:rsid w:val="006A7B0C"/>
    <w:rsid w:val="006B222C"/>
    <w:rsid w:val="006B2A6B"/>
    <w:rsid w:val="006B500D"/>
    <w:rsid w:val="006B71DB"/>
    <w:rsid w:val="006C1CFA"/>
    <w:rsid w:val="006C1D83"/>
    <w:rsid w:val="006C575B"/>
    <w:rsid w:val="006D0BB5"/>
    <w:rsid w:val="006D12E0"/>
    <w:rsid w:val="006D195A"/>
    <w:rsid w:val="006D671F"/>
    <w:rsid w:val="006E1966"/>
    <w:rsid w:val="006E4F5F"/>
    <w:rsid w:val="006F0129"/>
    <w:rsid w:val="006F0E75"/>
    <w:rsid w:val="006F6F8E"/>
    <w:rsid w:val="00702689"/>
    <w:rsid w:val="0070459C"/>
    <w:rsid w:val="0070570F"/>
    <w:rsid w:val="00710209"/>
    <w:rsid w:val="00716763"/>
    <w:rsid w:val="007168AF"/>
    <w:rsid w:val="0072167F"/>
    <w:rsid w:val="00724FEA"/>
    <w:rsid w:val="00727724"/>
    <w:rsid w:val="00730B06"/>
    <w:rsid w:val="00734CA2"/>
    <w:rsid w:val="00736050"/>
    <w:rsid w:val="00736A03"/>
    <w:rsid w:val="00745753"/>
    <w:rsid w:val="00745EDC"/>
    <w:rsid w:val="007460B4"/>
    <w:rsid w:val="00746D61"/>
    <w:rsid w:val="00746EAD"/>
    <w:rsid w:val="00747E78"/>
    <w:rsid w:val="00752AED"/>
    <w:rsid w:val="007605AD"/>
    <w:rsid w:val="00760C92"/>
    <w:rsid w:val="007641CD"/>
    <w:rsid w:val="007645D8"/>
    <w:rsid w:val="00765FEB"/>
    <w:rsid w:val="00766640"/>
    <w:rsid w:val="00767244"/>
    <w:rsid w:val="0079262B"/>
    <w:rsid w:val="00793627"/>
    <w:rsid w:val="00796430"/>
    <w:rsid w:val="007A0570"/>
    <w:rsid w:val="007A25EA"/>
    <w:rsid w:val="007A6F82"/>
    <w:rsid w:val="007A79FA"/>
    <w:rsid w:val="007B2C3D"/>
    <w:rsid w:val="007B5EE5"/>
    <w:rsid w:val="007C5087"/>
    <w:rsid w:val="007D04AF"/>
    <w:rsid w:val="007D14D1"/>
    <w:rsid w:val="007D25F9"/>
    <w:rsid w:val="007D2996"/>
    <w:rsid w:val="007D3EDB"/>
    <w:rsid w:val="007D68CE"/>
    <w:rsid w:val="007E0FD1"/>
    <w:rsid w:val="007E3F7D"/>
    <w:rsid w:val="007E469D"/>
    <w:rsid w:val="007E4C80"/>
    <w:rsid w:val="007E4D0A"/>
    <w:rsid w:val="007E545F"/>
    <w:rsid w:val="007F0735"/>
    <w:rsid w:val="007F2A50"/>
    <w:rsid w:val="007F38FA"/>
    <w:rsid w:val="007F4F0A"/>
    <w:rsid w:val="007F76F1"/>
    <w:rsid w:val="00800413"/>
    <w:rsid w:val="00801191"/>
    <w:rsid w:val="00802226"/>
    <w:rsid w:val="00811F05"/>
    <w:rsid w:val="0081475E"/>
    <w:rsid w:val="008147D4"/>
    <w:rsid w:val="00816D6F"/>
    <w:rsid w:val="00817A5B"/>
    <w:rsid w:val="0082531C"/>
    <w:rsid w:val="00836474"/>
    <w:rsid w:val="00840728"/>
    <w:rsid w:val="008431C5"/>
    <w:rsid w:val="00845D6C"/>
    <w:rsid w:val="00855EFB"/>
    <w:rsid w:val="0086013E"/>
    <w:rsid w:val="00860EBC"/>
    <w:rsid w:val="008706E6"/>
    <w:rsid w:val="00872ED5"/>
    <w:rsid w:val="008742AF"/>
    <w:rsid w:val="0087432C"/>
    <w:rsid w:val="00876F49"/>
    <w:rsid w:val="00880A8D"/>
    <w:rsid w:val="00882F64"/>
    <w:rsid w:val="00883F5F"/>
    <w:rsid w:val="008841B3"/>
    <w:rsid w:val="008855CC"/>
    <w:rsid w:val="00887003"/>
    <w:rsid w:val="00891500"/>
    <w:rsid w:val="008929EA"/>
    <w:rsid w:val="00893F5F"/>
    <w:rsid w:val="00897824"/>
    <w:rsid w:val="008B014B"/>
    <w:rsid w:val="008B3E13"/>
    <w:rsid w:val="008B450C"/>
    <w:rsid w:val="008B54A4"/>
    <w:rsid w:val="008B54A9"/>
    <w:rsid w:val="008B6822"/>
    <w:rsid w:val="008B7099"/>
    <w:rsid w:val="008C41B0"/>
    <w:rsid w:val="008C5410"/>
    <w:rsid w:val="008C58B3"/>
    <w:rsid w:val="008C79C1"/>
    <w:rsid w:val="008C7DC0"/>
    <w:rsid w:val="008D0283"/>
    <w:rsid w:val="008D13A6"/>
    <w:rsid w:val="008D14BC"/>
    <w:rsid w:val="008D3C7D"/>
    <w:rsid w:val="008D4998"/>
    <w:rsid w:val="008D5B8B"/>
    <w:rsid w:val="008D5F7B"/>
    <w:rsid w:val="008D7504"/>
    <w:rsid w:val="008E0882"/>
    <w:rsid w:val="008E573A"/>
    <w:rsid w:val="008F0136"/>
    <w:rsid w:val="008F3260"/>
    <w:rsid w:val="008F430E"/>
    <w:rsid w:val="008F5B99"/>
    <w:rsid w:val="008F6359"/>
    <w:rsid w:val="00900F30"/>
    <w:rsid w:val="009023F8"/>
    <w:rsid w:val="00904DC2"/>
    <w:rsid w:val="00912821"/>
    <w:rsid w:val="00914DC2"/>
    <w:rsid w:val="00917215"/>
    <w:rsid w:val="009204B5"/>
    <w:rsid w:val="00924860"/>
    <w:rsid w:val="00925D86"/>
    <w:rsid w:val="00931759"/>
    <w:rsid w:val="00933F0B"/>
    <w:rsid w:val="00944569"/>
    <w:rsid w:val="00947761"/>
    <w:rsid w:val="009505D8"/>
    <w:rsid w:val="00950889"/>
    <w:rsid w:val="00950CA1"/>
    <w:rsid w:val="009528B9"/>
    <w:rsid w:val="00954A2E"/>
    <w:rsid w:val="00955AD6"/>
    <w:rsid w:val="009564FC"/>
    <w:rsid w:val="00960AC2"/>
    <w:rsid w:val="009634A4"/>
    <w:rsid w:val="00964FA5"/>
    <w:rsid w:val="009653C1"/>
    <w:rsid w:val="009749DD"/>
    <w:rsid w:val="00975735"/>
    <w:rsid w:val="009844D1"/>
    <w:rsid w:val="009879BC"/>
    <w:rsid w:val="009921FF"/>
    <w:rsid w:val="00995735"/>
    <w:rsid w:val="0099678E"/>
    <w:rsid w:val="00997539"/>
    <w:rsid w:val="009A688D"/>
    <w:rsid w:val="009A6C5B"/>
    <w:rsid w:val="009A7997"/>
    <w:rsid w:val="009A7BF4"/>
    <w:rsid w:val="009B0FEA"/>
    <w:rsid w:val="009B385E"/>
    <w:rsid w:val="009B489D"/>
    <w:rsid w:val="009B6A7B"/>
    <w:rsid w:val="009C338B"/>
    <w:rsid w:val="009C7EDB"/>
    <w:rsid w:val="009D05F0"/>
    <w:rsid w:val="009D0BBB"/>
    <w:rsid w:val="009D703C"/>
    <w:rsid w:val="009E2832"/>
    <w:rsid w:val="009E412E"/>
    <w:rsid w:val="009E551F"/>
    <w:rsid w:val="009F07CB"/>
    <w:rsid w:val="009F507F"/>
    <w:rsid w:val="00A0196A"/>
    <w:rsid w:val="00A0297A"/>
    <w:rsid w:val="00A0334F"/>
    <w:rsid w:val="00A113AD"/>
    <w:rsid w:val="00A155B7"/>
    <w:rsid w:val="00A32214"/>
    <w:rsid w:val="00A32DB5"/>
    <w:rsid w:val="00A332F1"/>
    <w:rsid w:val="00A362AD"/>
    <w:rsid w:val="00A40162"/>
    <w:rsid w:val="00A413D8"/>
    <w:rsid w:val="00A42B9F"/>
    <w:rsid w:val="00A44975"/>
    <w:rsid w:val="00A44A9B"/>
    <w:rsid w:val="00A46000"/>
    <w:rsid w:val="00A57AE6"/>
    <w:rsid w:val="00A610D4"/>
    <w:rsid w:val="00A6145C"/>
    <w:rsid w:val="00A66121"/>
    <w:rsid w:val="00A70C44"/>
    <w:rsid w:val="00A70C90"/>
    <w:rsid w:val="00A70EF3"/>
    <w:rsid w:val="00A726FD"/>
    <w:rsid w:val="00A76E1F"/>
    <w:rsid w:val="00A82ABB"/>
    <w:rsid w:val="00A86EB4"/>
    <w:rsid w:val="00A944B9"/>
    <w:rsid w:val="00A94E27"/>
    <w:rsid w:val="00A9539E"/>
    <w:rsid w:val="00A97AAC"/>
    <w:rsid w:val="00AA2520"/>
    <w:rsid w:val="00AA4DBA"/>
    <w:rsid w:val="00AA651C"/>
    <w:rsid w:val="00AA65F4"/>
    <w:rsid w:val="00AA741A"/>
    <w:rsid w:val="00AB1A45"/>
    <w:rsid w:val="00AB276D"/>
    <w:rsid w:val="00AB3E9E"/>
    <w:rsid w:val="00AB58D8"/>
    <w:rsid w:val="00AC1114"/>
    <w:rsid w:val="00AC67CF"/>
    <w:rsid w:val="00AC6ACF"/>
    <w:rsid w:val="00AD03E7"/>
    <w:rsid w:val="00AD3F1D"/>
    <w:rsid w:val="00AD4057"/>
    <w:rsid w:val="00AD5507"/>
    <w:rsid w:val="00AD59E7"/>
    <w:rsid w:val="00AD6B41"/>
    <w:rsid w:val="00AE3F2D"/>
    <w:rsid w:val="00AE3FBB"/>
    <w:rsid w:val="00AF43AA"/>
    <w:rsid w:val="00AF6F9E"/>
    <w:rsid w:val="00B014CB"/>
    <w:rsid w:val="00B13514"/>
    <w:rsid w:val="00B145DE"/>
    <w:rsid w:val="00B16086"/>
    <w:rsid w:val="00B2177B"/>
    <w:rsid w:val="00B232AD"/>
    <w:rsid w:val="00B270D2"/>
    <w:rsid w:val="00B34214"/>
    <w:rsid w:val="00B3679F"/>
    <w:rsid w:val="00B401BA"/>
    <w:rsid w:val="00B46997"/>
    <w:rsid w:val="00B548C1"/>
    <w:rsid w:val="00B56FC2"/>
    <w:rsid w:val="00B63F77"/>
    <w:rsid w:val="00B64006"/>
    <w:rsid w:val="00B729E9"/>
    <w:rsid w:val="00B77C29"/>
    <w:rsid w:val="00B81571"/>
    <w:rsid w:val="00B8647E"/>
    <w:rsid w:val="00B872E4"/>
    <w:rsid w:val="00B87492"/>
    <w:rsid w:val="00B874D7"/>
    <w:rsid w:val="00B87E2A"/>
    <w:rsid w:val="00B900AC"/>
    <w:rsid w:val="00B913E8"/>
    <w:rsid w:val="00B97AFC"/>
    <w:rsid w:val="00BA3F98"/>
    <w:rsid w:val="00BA72A1"/>
    <w:rsid w:val="00BA7547"/>
    <w:rsid w:val="00BB1F5A"/>
    <w:rsid w:val="00BC0207"/>
    <w:rsid w:val="00BC10A9"/>
    <w:rsid w:val="00BC20D9"/>
    <w:rsid w:val="00BC3CD0"/>
    <w:rsid w:val="00BC5300"/>
    <w:rsid w:val="00BC5C36"/>
    <w:rsid w:val="00BC7342"/>
    <w:rsid w:val="00BD1F75"/>
    <w:rsid w:val="00BD59E9"/>
    <w:rsid w:val="00BD629A"/>
    <w:rsid w:val="00BE11D5"/>
    <w:rsid w:val="00BE1863"/>
    <w:rsid w:val="00BE3AF0"/>
    <w:rsid w:val="00BE775A"/>
    <w:rsid w:val="00BF374E"/>
    <w:rsid w:val="00BF3E80"/>
    <w:rsid w:val="00BF6C9D"/>
    <w:rsid w:val="00C01044"/>
    <w:rsid w:val="00C01DB6"/>
    <w:rsid w:val="00C10768"/>
    <w:rsid w:val="00C15898"/>
    <w:rsid w:val="00C1768E"/>
    <w:rsid w:val="00C22881"/>
    <w:rsid w:val="00C25848"/>
    <w:rsid w:val="00C25FEF"/>
    <w:rsid w:val="00C3648F"/>
    <w:rsid w:val="00C3767A"/>
    <w:rsid w:val="00C41E99"/>
    <w:rsid w:val="00C43543"/>
    <w:rsid w:val="00C46FAE"/>
    <w:rsid w:val="00C54181"/>
    <w:rsid w:val="00C551FA"/>
    <w:rsid w:val="00C558CF"/>
    <w:rsid w:val="00C55928"/>
    <w:rsid w:val="00C60C74"/>
    <w:rsid w:val="00C61B83"/>
    <w:rsid w:val="00C61EA3"/>
    <w:rsid w:val="00C62A44"/>
    <w:rsid w:val="00C648E8"/>
    <w:rsid w:val="00C64F0D"/>
    <w:rsid w:val="00C661E9"/>
    <w:rsid w:val="00C66641"/>
    <w:rsid w:val="00C71267"/>
    <w:rsid w:val="00C765CE"/>
    <w:rsid w:val="00C86D2E"/>
    <w:rsid w:val="00C926FA"/>
    <w:rsid w:val="00CA392E"/>
    <w:rsid w:val="00CA4BA1"/>
    <w:rsid w:val="00CA4ECB"/>
    <w:rsid w:val="00CB26F7"/>
    <w:rsid w:val="00CB4358"/>
    <w:rsid w:val="00CC47E1"/>
    <w:rsid w:val="00CC58E0"/>
    <w:rsid w:val="00CC7A5F"/>
    <w:rsid w:val="00CD05A1"/>
    <w:rsid w:val="00CD3E3C"/>
    <w:rsid w:val="00CD6744"/>
    <w:rsid w:val="00CD6DF9"/>
    <w:rsid w:val="00CF6555"/>
    <w:rsid w:val="00CF68F2"/>
    <w:rsid w:val="00CF7E1B"/>
    <w:rsid w:val="00D02D93"/>
    <w:rsid w:val="00D058C3"/>
    <w:rsid w:val="00D05B47"/>
    <w:rsid w:val="00D06245"/>
    <w:rsid w:val="00D06FEB"/>
    <w:rsid w:val="00D12DA5"/>
    <w:rsid w:val="00D205AE"/>
    <w:rsid w:val="00D207A5"/>
    <w:rsid w:val="00D2156C"/>
    <w:rsid w:val="00D234AD"/>
    <w:rsid w:val="00D24EAB"/>
    <w:rsid w:val="00D276D7"/>
    <w:rsid w:val="00D30732"/>
    <w:rsid w:val="00D33A63"/>
    <w:rsid w:val="00D354FA"/>
    <w:rsid w:val="00D35678"/>
    <w:rsid w:val="00D36418"/>
    <w:rsid w:val="00D36605"/>
    <w:rsid w:val="00D37011"/>
    <w:rsid w:val="00D432DC"/>
    <w:rsid w:val="00D4564D"/>
    <w:rsid w:val="00D47F89"/>
    <w:rsid w:val="00D54617"/>
    <w:rsid w:val="00D551BD"/>
    <w:rsid w:val="00D602EA"/>
    <w:rsid w:val="00D616DB"/>
    <w:rsid w:val="00D624EA"/>
    <w:rsid w:val="00D63D7B"/>
    <w:rsid w:val="00D64198"/>
    <w:rsid w:val="00D64308"/>
    <w:rsid w:val="00D658CD"/>
    <w:rsid w:val="00D65C9F"/>
    <w:rsid w:val="00D673B0"/>
    <w:rsid w:val="00D67889"/>
    <w:rsid w:val="00D73A6E"/>
    <w:rsid w:val="00D76357"/>
    <w:rsid w:val="00D76EA5"/>
    <w:rsid w:val="00D82350"/>
    <w:rsid w:val="00D8304D"/>
    <w:rsid w:val="00D8471A"/>
    <w:rsid w:val="00D87AC0"/>
    <w:rsid w:val="00D95B53"/>
    <w:rsid w:val="00D964E2"/>
    <w:rsid w:val="00D96B9B"/>
    <w:rsid w:val="00DA4C1E"/>
    <w:rsid w:val="00DA7EB2"/>
    <w:rsid w:val="00DB1AC4"/>
    <w:rsid w:val="00DB7939"/>
    <w:rsid w:val="00DC0E0F"/>
    <w:rsid w:val="00DC1826"/>
    <w:rsid w:val="00DC21E0"/>
    <w:rsid w:val="00DC4D24"/>
    <w:rsid w:val="00DC7E2A"/>
    <w:rsid w:val="00DC7E94"/>
    <w:rsid w:val="00DD41BC"/>
    <w:rsid w:val="00DD43D3"/>
    <w:rsid w:val="00DE02D4"/>
    <w:rsid w:val="00DE19E5"/>
    <w:rsid w:val="00DE1B47"/>
    <w:rsid w:val="00DE5431"/>
    <w:rsid w:val="00DE601D"/>
    <w:rsid w:val="00DE6AD4"/>
    <w:rsid w:val="00DF712C"/>
    <w:rsid w:val="00E00725"/>
    <w:rsid w:val="00E028E5"/>
    <w:rsid w:val="00E04F03"/>
    <w:rsid w:val="00E05E14"/>
    <w:rsid w:val="00E2175A"/>
    <w:rsid w:val="00E236BD"/>
    <w:rsid w:val="00E253C0"/>
    <w:rsid w:val="00E255EB"/>
    <w:rsid w:val="00E26682"/>
    <w:rsid w:val="00E30A1C"/>
    <w:rsid w:val="00E33A42"/>
    <w:rsid w:val="00E34222"/>
    <w:rsid w:val="00E370A7"/>
    <w:rsid w:val="00E434D7"/>
    <w:rsid w:val="00E502AB"/>
    <w:rsid w:val="00E507C8"/>
    <w:rsid w:val="00E54311"/>
    <w:rsid w:val="00E56E71"/>
    <w:rsid w:val="00E57257"/>
    <w:rsid w:val="00E60193"/>
    <w:rsid w:val="00E60BC0"/>
    <w:rsid w:val="00E65B0E"/>
    <w:rsid w:val="00E6711C"/>
    <w:rsid w:val="00E7051F"/>
    <w:rsid w:val="00E73E3A"/>
    <w:rsid w:val="00E766BD"/>
    <w:rsid w:val="00E8081A"/>
    <w:rsid w:val="00E82C6F"/>
    <w:rsid w:val="00E85968"/>
    <w:rsid w:val="00E867D4"/>
    <w:rsid w:val="00E97B13"/>
    <w:rsid w:val="00EA139D"/>
    <w:rsid w:val="00EA1988"/>
    <w:rsid w:val="00EA23F5"/>
    <w:rsid w:val="00EA2E6B"/>
    <w:rsid w:val="00EA336E"/>
    <w:rsid w:val="00EA3B57"/>
    <w:rsid w:val="00EB01A0"/>
    <w:rsid w:val="00EB153B"/>
    <w:rsid w:val="00EB1CFE"/>
    <w:rsid w:val="00EC2CE5"/>
    <w:rsid w:val="00EC3732"/>
    <w:rsid w:val="00EC6399"/>
    <w:rsid w:val="00ED3DAA"/>
    <w:rsid w:val="00ED3E46"/>
    <w:rsid w:val="00ED4092"/>
    <w:rsid w:val="00ED4A94"/>
    <w:rsid w:val="00ED698F"/>
    <w:rsid w:val="00EE3BDD"/>
    <w:rsid w:val="00EE4B46"/>
    <w:rsid w:val="00EE76BF"/>
    <w:rsid w:val="00EF30D5"/>
    <w:rsid w:val="00EF3C28"/>
    <w:rsid w:val="00EF3C94"/>
    <w:rsid w:val="00F048C7"/>
    <w:rsid w:val="00F04B36"/>
    <w:rsid w:val="00F12EAE"/>
    <w:rsid w:val="00F17226"/>
    <w:rsid w:val="00F21FA4"/>
    <w:rsid w:val="00F229D6"/>
    <w:rsid w:val="00F22DA8"/>
    <w:rsid w:val="00F30BB2"/>
    <w:rsid w:val="00F31E99"/>
    <w:rsid w:val="00F35282"/>
    <w:rsid w:val="00F45827"/>
    <w:rsid w:val="00F538C0"/>
    <w:rsid w:val="00F56C32"/>
    <w:rsid w:val="00F61D36"/>
    <w:rsid w:val="00F65991"/>
    <w:rsid w:val="00F6712A"/>
    <w:rsid w:val="00F70F7C"/>
    <w:rsid w:val="00F717FD"/>
    <w:rsid w:val="00F7333B"/>
    <w:rsid w:val="00F741BA"/>
    <w:rsid w:val="00F762C3"/>
    <w:rsid w:val="00F81E9A"/>
    <w:rsid w:val="00F951A0"/>
    <w:rsid w:val="00F976AC"/>
    <w:rsid w:val="00F97A0B"/>
    <w:rsid w:val="00FA10FB"/>
    <w:rsid w:val="00FA3FA5"/>
    <w:rsid w:val="00FA5E2C"/>
    <w:rsid w:val="00FA69AF"/>
    <w:rsid w:val="00FA7218"/>
    <w:rsid w:val="00FB27B8"/>
    <w:rsid w:val="00FB74D7"/>
    <w:rsid w:val="00FC69A4"/>
    <w:rsid w:val="00FD0319"/>
    <w:rsid w:val="00FD0E5D"/>
    <w:rsid w:val="00FE54B4"/>
    <w:rsid w:val="00FE71C5"/>
    <w:rsid w:val="00FF2FCD"/>
    <w:rsid w:val="00FF49E3"/>
    <w:rsid w:val="00FF53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14E759"/>
  <w15:chartTrackingRefBased/>
  <w15:docId w15:val="{80192D5E-996B-451F-8E3B-06020989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D91"/>
  </w:style>
  <w:style w:type="paragraph" w:styleId="Heading1">
    <w:name w:val="heading 1"/>
    <w:basedOn w:val="Normal"/>
    <w:next w:val="Normal"/>
    <w:link w:val="Heading1Char"/>
    <w:uiPriority w:val="9"/>
    <w:qFormat/>
    <w:rsid w:val="00563429"/>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3429"/>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63429"/>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63429"/>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63429"/>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63429"/>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63429"/>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6342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342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3429"/>
    <w:pPr>
      <w:ind w:left="720"/>
      <w:contextualSpacing/>
    </w:pPr>
  </w:style>
  <w:style w:type="character" w:customStyle="1" w:styleId="Heading1Char">
    <w:name w:val="Heading 1 Char"/>
    <w:basedOn w:val="DefaultParagraphFont"/>
    <w:link w:val="Heading1"/>
    <w:uiPriority w:val="9"/>
    <w:rsid w:val="0056342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6342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6342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6342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6342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6342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6342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6342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3429"/>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C0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0207"/>
  </w:style>
  <w:style w:type="paragraph" w:styleId="Footer">
    <w:name w:val="footer"/>
    <w:basedOn w:val="Normal"/>
    <w:link w:val="FooterChar"/>
    <w:uiPriority w:val="99"/>
    <w:unhideWhenUsed/>
    <w:rsid w:val="00BC0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0207"/>
  </w:style>
  <w:style w:type="paragraph" w:styleId="Revision">
    <w:name w:val="Revision"/>
    <w:hidden/>
    <w:uiPriority w:val="99"/>
    <w:semiHidden/>
    <w:rsid w:val="00003555"/>
    <w:pPr>
      <w:spacing w:after="0" w:line="240" w:lineRule="auto"/>
    </w:pPr>
  </w:style>
  <w:style w:type="character" w:styleId="CommentReference">
    <w:name w:val="annotation reference"/>
    <w:basedOn w:val="DefaultParagraphFont"/>
    <w:uiPriority w:val="99"/>
    <w:semiHidden/>
    <w:unhideWhenUsed/>
    <w:rsid w:val="000D5178"/>
    <w:rPr>
      <w:sz w:val="16"/>
      <w:szCs w:val="16"/>
    </w:rPr>
  </w:style>
  <w:style w:type="paragraph" w:styleId="CommentText">
    <w:name w:val="annotation text"/>
    <w:basedOn w:val="Normal"/>
    <w:link w:val="CommentTextChar"/>
    <w:uiPriority w:val="99"/>
    <w:unhideWhenUsed/>
    <w:rsid w:val="000D5178"/>
    <w:pPr>
      <w:spacing w:line="240" w:lineRule="auto"/>
    </w:pPr>
    <w:rPr>
      <w:sz w:val="20"/>
      <w:szCs w:val="20"/>
    </w:rPr>
  </w:style>
  <w:style w:type="character" w:customStyle="1" w:styleId="CommentTextChar">
    <w:name w:val="Comment Text Char"/>
    <w:basedOn w:val="DefaultParagraphFont"/>
    <w:link w:val="CommentText"/>
    <w:uiPriority w:val="99"/>
    <w:rsid w:val="000D5178"/>
    <w:rPr>
      <w:sz w:val="20"/>
      <w:szCs w:val="20"/>
    </w:rPr>
  </w:style>
  <w:style w:type="paragraph" w:styleId="CommentSubject">
    <w:name w:val="annotation subject"/>
    <w:basedOn w:val="CommentText"/>
    <w:next w:val="CommentText"/>
    <w:link w:val="CommentSubjectChar"/>
    <w:uiPriority w:val="99"/>
    <w:semiHidden/>
    <w:unhideWhenUsed/>
    <w:rsid w:val="000D5178"/>
    <w:rPr>
      <w:b/>
      <w:bCs/>
    </w:rPr>
  </w:style>
  <w:style w:type="character" w:customStyle="1" w:styleId="CommentSubjectChar">
    <w:name w:val="Comment Subject Char"/>
    <w:basedOn w:val="CommentTextChar"/>
    <w:link w:val="CommentSubject"/>
    <w:uiPriority w:val="99"/>
    <w:semiHidden/>
    <w:rsid w:val="000D5178"/>
    <w:rPr>
      <w:b/>
      <w:bCs/>
      <w:sz w:val="20"/>
      <w:szCs w:val="20"/>
    </w:rPr>
  </w:style>
  <w:style w:type="paragraph" w:styleId="TOCHeading">
    <w:name w:val="TOC Heading"/>
    <w:basedOn w:val="Heading1"/>
    <w:next w:val="Normal"/>
    <w:uiPriority w:val="39"/>
    <w:unhideWhenUsed/>
    <w:qFormat/>
    <w:rsid w:val="00BE1863"/>
    <w:pPr>
      <w:numPr>
        <w:numId w:val="0"/>
      </w:numPr>
      <w:outlineLvl w:val="9"/>
    </w:pPr>
    <w:rPr>
      <w:lang w:val="en-US"/>
    </w:rPr>
  </w:style>
  <w:style w:type="paragraph" w:styleId="TOC1">
    <w:name w:val="toc 1"/>
    <w:basedOn w:val="Normal"/>
    <w:next w:val="Normal"/>
    <w:autoRedefine/>
    <w:uiPriority w:val="39"/>
    <w:unhideWhenUsed/>
    <w:rsid w:val="00BE1863"/>
    <w:pPr>
      <w:spacing w:after="100"/>
    </w:pPr>
  </w:style>
  <w:style w:type="paragraph" w:styleId="TOC2">
    <w:name w:val="toc 2"/>
    <w:basedOn w:val="Normal"/>
    <w:next w:val="Normal"/>
    <w:autoRedefine/>
    <w:uiPriority w:val="39"/>
    <w:unhideWhenUsed/>
    <w:rsid w:val="00BE1863"/>
    <w:pPr>
      <w:spacing w:after="100"/>
      <w:ind w:left="220"/>
    </w:pPr>
  </w:style>
  <w:style w:type="paragraph" w:styleId="TOC3">
    <w:name w:val="toc 3"/>
    <w:basedOn w:val="Normal"/>
    <w:next w:val="Normal"/>
    <w:autoRedefine/>
    <w:uiPriority w:val="39"/>
    <w:unhideWhenUsed/>
    <w:rsid w:val="00BE1863"/>
    <w:pPr>
      <w:spacing w:after="100"/>
      <w:ind w:left="440"/>
    </w:pPr>
  </w:style>
  <w:style w:type="character" w:styleId="Hyperlink">
    <w:name w:val="Hyperlink"/>
    <w:basedOn w:val="DefaultParagraphFont"/>
    <w:uiPriority w:val="99"/>
    <w:unhideWhenUsed/>
    <w:rsid w:val="00BE1863"/>
    <w:rPr>
      <w:color w:val="0563C1" w:themeColor="hyperlink"/>
      <w:u w:val="single"/>
    </w:rPr>
  </w:style>
  <w:style w:type="character" w:styleId="UnresolvedMention">
    <w:name w:val="Unresolved Mention"/>
    <w:basedOn w:val="DefaultParagraphFont"/>
    <w:uiPriority w:val="99"/>
    <w:semiHidden/>
    <w:unhideWhenUsed/>
    <w:rsid w:val="008F5B99"/>
    <w:rPr>
      <w:color w:val="605E5C"/>
      <w:shd w:val="clear" w:color="auto" w:fill="E1DFDD"/>
    </w:rPr>
  </w:style>
  <w:style w:type="character" w:styleId="FollowedHyperlink">
    <w:name w:val="FollowedHyperlink"/>
    <w:basedOn w:val="DefaultParagraphFont"/>
    <w:uiPriority w:val="99"/>
    <w:semiHidden/>
    <w:unhideWhenUsed/>
    <w:rsid w:val="00422C68"/>
    <w:rPr>
      <w:color w:val="954F72" w:themeColor="followedHyperlink"/>
      <w:u w:val="single"/>
    </w:rPr>
  </w:style>
  <w:style w:type="paragraph" w:styleId="NormalWeb">
    <w:name w:val="Normal (Web)"/>
    <w:basedOn w:val="Normal"/>
    <w:uiPriority w:val="99"/>
    <w:semiHidden/>
    <w:unhideWhenUsed/>
    <w:rsid w:val="001A05E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2642372">
      <w:bodyDiv w:val="1"/>
      <w:marLeft w:val="0"/>
      <w:marRight w:val="0"/>
      <w:marTop w:val="0"/>
      <w:marBottom w:val="0"/>
      <w:divBdr>
        <w:top w:val="none" w:sz="0" w:space="0" w:color="auto"/>
        <w:left w:val="none" w:sz="0" w:space="0" w:color="auto"/>
        <w:bottom w:val="none" w:sz="0" w:space="0" w:color="auto"/>
        <w:right w:val="none" w:sz="0" w:space="0" w:color="auto"/>
      </w:divBdr>
    </w:div>
    <w:div w:id="463356106">
      <w:bodyDiv w:val="1"/>
      <w:marLeft w:val="0"/>
      <w:marRight w:val="0"/>
      <w:marTop w:val="0"/>
      <w:marBottom w:val="0"/>
      <w:divBdr>
        <w:top w:val="none" w:sz="0" w:space="0" w:color="auto"/>
        <w:left w:val="none" w:sz="0" w:space="0" w:color="auto"/>
        <w:bottom w:val="none" w:sz="0" w:space="0" w:color="auto"/>
        <w:right w:val="none" w:sz="0" w:space="0" w:color="auto"/>
      </w:divBdr>
    </w:div>
    <w:div w:id="569920613">
      <w:bodyDiv w:val="1"/>
      <w:marLeft w:val="0"/>
      <w:marRight w:val="0"/>
      <w:marTop w:val="0"/>
      <w:marBottom w:val="0"/>
      <w:divBdr>
        <w:top w:val="none" w:sz="0" w:space="0" w:color="auto"/>
        <w:left w:val="none" w:sz="0" w:space="0" w:color="auto"/>
        <w:bottom w:val="none" w:sz="0" w:space="0" w:color="auto"/>
        <w:right w:val="none" w:sz="0" w:space="0" w:color="auto"/>
      </w:divBdr>
    </w:div>
    <w:div w:id="775950131">
      <w:bodyDiv w:val="1"/>
      <w:marLeft w:val="0"/>
      <w:marRight w:val="0"/>
      <w:marTop w:val="0"/>
      <w:marBottom w:val="0"/>
      <w:divBdr>
        <w:top w:val="none" w:sz="0" w:space="0" w:color="auto"/>
        <w:left w:val="none" w:sz="0" w:space="0" w:color="auto"/>
        <w:bottom w:val="none" w:sz="0" w:space="0" w:color="auto"/>
        <w:right w:val="none" w:sz="0" w:space="0" w:color="auto"/>
      </w:divBdr>
    </w:div>
    <w:div w:id="978874340">
      <w:bodyDiv w:val="1"/>
      <w:marLeft w:val="0"/>
      <w:marRight w:val="0"/>
      <w:marTop w:val="0"/>
      <w:marBottom w:val="0"/>
      <w:divBdr>
        <w:top w:val="none" w:sz="0" w:space="0" w:color="auto"/>
        <w:left w:val="none" w:sz="0" w:space="0" w:color="auto"/>
        <w:bottom w:val="none" w:sz="0" w:space="0" w:color="auto"/>
        <w:right w:val="none" w:sz="0" w:space="0" w:color="auto"/>
      </w:divBdr>
    </w:div>
    <w:div w:id="983045010">
      <w:bodyDiv w:val="1"/>
      <w:marLeft w:val="0"/>
      <w:marRight w:val="0"/>
      <w:marTop w:val="0"/>
      <w:marBottom w:val="0"/>
      <w:divBdr>
        <w:top w:val="none" w:sz="0" w:space="0" w:color="auto"/>
        <w:left w:val="none" w:sz="0" w:space="0" w:color="auto"/>
        <w:bottom w:val="none" w:sz="0" w:space="0" w:color="auto"/>
        <w:right w:val="none" w:sz="0" w:space="0" w:color="auto"/>
      </w:divBdr>
    </w:div>
    <w:div w:id="1074665945">
      <w:bodyDiv w:val="1"/>
      <w:marLeft w:val="0"/>
      <w:marRight w:val="0"/>
      <w:marTop w:val="0"/>
      <w:marBottom w:val="0"/>
      <w:divBdr>
        <w:top w:val="none" w:sz="0" w:space="0" w:color="auto"/>
        <w:left w:val="none" w:sz="0" w:space="0" w:color="auto"/>
        <w:bottom w:val="none" w:sz="0" w:space="0" w:color="auto"/>
        <w:right w:val="none" w:sz="0" w:space="0" w:color="auto"/>
      </w:divBdr>
    </w:div>
    <w:div w:id="1101949949">
      <w:bodyDiv w:val="1"/>
      <w:marLeft w:val="0"/>
      <w:marRight w:val="0"/>
      <w:marTop w:val="0"/>
      <w:marBottom w:val="0"/>
      <w:divBdr>
        <w:top w:val="none" w:sz="0" w:space="0" w:color="auto"/>
        <w:left w:val="none" w:sz="0" w:space="0" w:color="auto"/>
        <w:bottom w:val="none" w:sz="0" w:space="0" w:color="auto"/>
        <w:right w:val="none" w:sz="0" w:space="0" w:color="auto"/>
      </w:divBdr>
    </w:div>
    <w:div w:id="1152602421">
      <w:bodyDiv w:val="1"/>
      <w:marLeft w:val="0"/>
      <w:marRight w:val="0"/>
      <w:marTop w:val="0"/>
      <w:marBottom w:val="0"/>
      <w:divBdr>
        <w:top w:val="none" w:sz="0" w:space="0" w:color="auto"/>
        <w:left w:val="none" w:sz="0" w:space="0" w:color="auto"/>
        <w:bottom w:val="none" w:sz="0" w:space="0" w:color="auto"/>
        <w:right w:val="none" w:sz="0" w:space="0" w:color="auto"/>
      </w:divBdr>
    </w:div>
    <w:div w:id="1269587272">
      <w:bodyDiv w:val="1"/>
      <w:marLeft w:val="0"/>
      <w:marRight w:val="0"/>
      <w:marTop w:val="0"/>
      <w:marBottom w:val="0"/>
      <w:divBdr>
        <w:top w:val="none" w:sz="0" w:space="0" w:color="auto"/>
        <w:left w:val="none" w:sz="0" w:space="0" w:color="auto"/>
        <w:bottom w:val="none" w:sz="0" w:space="0" w:color="auto"/>
        <w:right w:val="none" w:sz="0" w:space="0" w:color="auto"/>
      </w:divBdr>
    </w:div>
    <w:div w:id="1444575189">
      <w:bodyDiv w:val="1"/>
      <w:marLeft w:val="0"/>
      <w:marRight w:val="0"/>
      <w:marTop w:val="0"/>
      <w:marBottom w:val="0"/>
      <w:divBdr>
        <w:top w:val="none" w:sz="0" w:space="0" w:color="auto"/>
        <w:left w:val="none" w:sz="0" w:space="0" w:color="auto"/>
        <w:bottom w:val="none" w:sz="0" w:space="0" w:color="auto"/>
        <w:right w:val="none" w:sz="0" w:space="0" w:color="auto"/>
      </w:divBdr>
    </w:div>
    <w:div w:id="1482233754">
      <w:bodyDiv w:val="1"/>
      <w:marLeft w:val="0"/>
      <w:marRight w:val="0"/>
      <w:marTop w:val="0"/>
      <w:marBottom w:val="0"/>
      <w:divBdr>
        <w:top w:val="none" w:sz="0" w:space="0" w:color="auto"/>
        <w:left w:val="none" w:sz="0" w:space="0" w:color="auto"/>
        <w:bottom w:val="none" w:sz="0" w:space="0" w:color="auto"/>
        <w:right w:val="none" w:sz="0" w:space="0" w:color="auto"/>
      </w:divBdr>
    </w:div>
    <w:div w:id="1604915665">
      <w:bodyDiv w:val="1"/>
      <w:marLeft w:val="0"/>
      <w:marRight w:val="0"/>
      <w:marTop w:val="0"/>
      <w:marBottom w:val="0"/>
      <w:divBdr>
        <w:top w:val="none" w:sz="0" w:space="0" w:color="auto"/>
        <w:left w:val="none" w:sz="0" w:space="0" w:color="auto"/>
        <w:bottom w:val="none" w:sz="0" w:space="0" w:color="auto"/>
        <w:right w:val="none" w:sz="0" w:space="0" w:color="auto"/>
      </w:divBdr>
    </w:div>
    <w:div w:id="1800952926">
      <w:bodyDiv w:val="1"/>
      <w:marLeft w:val="0"/>
      <w:marRight w:val="0"/>
      <w:marTop w:val="0"/>
      <w:marBottom w:val="0"/>
      <w:divBdr>
        <w:top w:val="none" w:sz="0" w:space="0" w:color="auto"/>
        <w:left w:val="none" w:sz="0" w:space="0" w:color="auto"/>
        <w:bottom w:val="none" w:sz="0" w:space="0" w:color="auto"/>
        <w:right w:val="none" w:sz="0" w:space="0" w:color="auto"/>
      </w:divBdr>
    </w:div>
    <w:div w:id="2036038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25F4A22F9A2244AB4191CB94A9A122" ma:contentTypeVersion="12" ma:contentTypeDescription="Create a new document." ma:contentTypeScope="" ma:versionID="78c05d3e7b76959abcce1c7855191722">
  <xsd:schema xmlns:xsd="http://www.w3.org/2001/XMLSchema" xmlns:xs="http://www.w3.org/2001/XMLSchema" xmlns:p="http://schemas.microsoft.com/office/2006/metadata/properties" xmlns:ns2="20e1e97f-73d7-4e18-a866-c21287f5beba" xmlns:ns3="61a8be0f-7015-4e50-9564-35eed95e1d4b" targetNamespace="http://schemas.microsoft.com/office/2006/metadata/properties" ma:root="true" ma:fieldsID="cebcee57a684f7b0fa8fb183cc3edcdc" ns2:_="" ns3:_="">
    <xsd:import namespace="20e1e97f-73d7-4e18-a866-c21287f5beba"/>
    <xsd:import namespace="61a8be0f-7015-4e50-9564-35eed95e1d4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e1e97f-73d7-4e18-a866-c21287f5be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07ed373-0d48-45e2-9f92-3017cfc5a9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a8be0f-7015-4e50-9564-35eed95e1d4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9b9ce2e-66ea-4c8f-8db8-7f7bee885ef5}" ma:internalName="TaxCatchAll" ma:showField="CatchAllData" ma:web="61a8be0f-7015-4e50-9564-35eed95e1d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1a8be0f-7015-4e50-9564-35eed95e1d4b" xsi:nil="true"/>
    <lcf76f155ced4ddcb4097134ff3c332f xmlns="20e1e97f-73d7-4e18-a866-c21287f5beb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C1B099-8B04-422B-9CCB-4B0CABE414B2}">
  <ds:schemaRefs>
    <ds:schemaRef ds:uri="http://schemas.openxmlformats.org/officeDocument/2006/bibliography"/>
  </ds:schemaRefs>
</ds:datastoreItem>
</file>

<file path=customXml/itemProps2.xml><?xml version="1.0" encoding="utf-8"?>
<ds:datastoreItem xmlns:ds="http://schemas.openxmlformats.org/officeDocument/2006/customXml" ds:itemID="{0621F65C-0DAE-486C-BCC1-10B01DCC6944}">
  <ds:schemaRefs>
    <ds:schemaRef ds:uri="http://schemas.microsoft.com/sharepoint/v3/contenttype/forms"/>
  </ds:schemaRefs>
</ds:datastoreItem>
</file>

<file path=customXml/itemProps3.xml><?xml version="1.0" encoding="utf-8"?>
<ds:datastoreItem xmlns:ds="http://schemas.openxmlformats.org/officeDocument/2006/customXml" ds:itemID="{219ECC05-6A98-43CA-BBE7-707636E465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e1e97f-73d7-4e18-a866-c21287f5beba"/>
    <ds:schemaRef ds:uri="61a8be0f-7015-4e50-9564-35eed95e1d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71CF4C-0C79-44DA-BE52-44BFDDB42CAE}">
  <ds:schemaRefs>
    <ds:schemaRef ds:uri="http://schemas.microsoft.com/office/2006/metadata/properties"/>
    <ds:schemaRef ds:uri="http://schemas.microsoft.com/office/infopath/2007/PartnerControls"/>
    <ds:schemaRef ds:uri="61a8be0f-7015-4e50-9564-35eed95e1d4b"/>
    <ds:schemaRef ds:uri="20e1e97f-73d7-4e18-a866-c21287f5beba"/>
  </ds:schemaRefs>
</ds:datastoreItem>
</file>

<file path=docProps/app.xml><?xml version="1.0" encoding="utf-8"?>
<Properties xmlns="http://schemas.openxmlformats.org/officeDocument/2006/extended-properties" xmlns:vt="http://schemas.openxmlformats.org/officeDocument/2006/docPropsVTypes">
  <Template>Normal</Template>
  <TotalTime>6856</TotalTime>
  <Pages>32</Pages>
  <Words>5543</Words>
  <Characters>28262</Characters>
  <Application>Microsoft Office Word</Application>
  <DocSecurity>0</DocSecurity>
  <Lines>1108</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Raneem.Qaddoura</dc:creator>
  <cp:keywords/>
  <dc:description/>
  <cp:lastModifiedBy>rania mukahal</cp:lastModifiedBy>
  <cp:revision>582</cp:revision>
  <dcterms:created xsi:type="dcterms:W3CDTF">2022-08-16T16:47:00Z</dcterms:created>
  <dcterms:modified xsi:type="dcterms:W3CDTF">2024-09-02T10:05:00Z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0x0101004C25F4A22F9A2244AB4191CB94A9A122</vt:lpwstr>
  </property>
  <property fmtid="{D5CDD505-2E9C-101B-9397-08002B2CF9AE}" pid="3" name="GrammarlyDocumentId">
    <vt:lpwstr>06e6a5db0db6c1cb2d73cb5f90c0d20a71fa17f2839b31376f15a34816b4ca10</vt:lpwstr>
  </property>
</Properties>
</file>